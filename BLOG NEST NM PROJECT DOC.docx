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20FA3" w14:textId="77777777" w:rsidR="00BD45E0" w:rsidRDefault="00000000">
      <w:pPr>
        <w:pStyle w:val="Heading1"/>
        <w:keepNext w:val="0"/>
        <w:keepLines w:val="0"/>
        <w:spacing w:before="0"/>
        <w:rPr>
          <w:ins w:id="0" w:author="Me" w:date="2026-09-25T02:47:00Z"/>
          <w:color w:val="000000"/>
          <w:sz w:val="22"/>
          <w:szCs w:val="22"/>
        </w:rPr>
      </w:pPr>
      <w:ins w:id="1" w:author="Me" w:date="2026-09-25T02:47:00Z">
        <w:r>
          <w:rPr>
            <w:color w:val="000000"/>
            <w:sz w:val="22"/>
            <w:szCs w:val="22"/>
          </w:rPr>
          <w:t xml:space="preserve">    SHRI KRISHNASWAMY                    COLLEGE FOR WOMEN </w:t>
        </w:r>
      </w:ins>
    </w:p>
    <w:p w14:paraId="695E8454" w14:textId="77777777" w:rsidR="00BD45E0" w:rsidRDefault="00000000">
      <w:pPr>
        <w:pStyle w:val="Heading1"/>
        <w:keepNext w:val="0"/>
        <w:keepLines w:val="0"/>
        <w:spacing w:before="0"/>
        <w:rPr>
          <w:ins w:id="2" w:author="Me" w:date="2026-09-25T02:47:00Z"/>
          <w:color w:val="000000"/>
          <w:sz w:val="22"/>
          <w:szCs w:val="22"/>
        </w:rPr>
      </w:pPr>
      <w:bookmarkStart w:id="3" w:name="_wdt200tqc1zb" w:colFirst="0" w:colLast="0"/>
      <w:bookmarkEnd w:id="3"/>
      <w:ins w:id="4" w:author="Me" w:date="2026-09-25T02:47:00Z">
        <w:r>
          <w:rPr>
            <w:color w:val="000000"/>
            <w:sz w:val="22"/>
            <w:szCs w:val="22"/>
          </w:rPr>
          <w:t xml:space="preserve">              Blog Nest </w:t>
        </w:r>
      </w:ins>
    </w:p>
    <w:p w14:paraId="6A07797B" w14:textId="77777777" w:rsidR="00BD45E0" w:rsidRDefault="00BD45E0">
      <w:pPr>
        <w:rPr>
          <w:ins w:id="5" w:author="Me" w:date="2026-09-25T02:47:00Z"/>
          <w:color w:val="000000"/>
        </w:rPr>
      </w:pPr>
    </w:p>
    <w:p w14:paraId="3BCC6443" w14:textId="77777777" w:rsidR="00BD45E0" w:rsidRDefault="00000000">
      <w:pPr>
        <w:rPr>
          <w:ins w:id="6" w:author="Me" w:date="2026-09-25T02:47:00Z"/>
          <w:color w:val="000000"/>
        </w:rPr>
      </w:pPr>
      <w:ins w:id="7" w:author="Me" w:date="2026-09-25T02:47:00Z">
        <w:r>
          <w:rPr>
            <w:color w:val="000000"/>
          </w:rPr>
          <w:t xml:space="preserve">     Project Tittle:</w:t>
        </w:r>
      </w:ins>
    </w:p>
    <w:p w14:paraId="2B2F2C7E" w14:textId="77777777" w:rsidR="00BD45E0" w:rsidRDefault="00000000">
      <w:pPr>
        <w:rPr>
          <w:ins w:id="8" w:author="Me" w:date="2026-09-25T02:47:00Z"/>
          <w:color w:val="000000"/>
        </w:rPr>
      </w:pPr>
      <w:ins w:id="9" w:author="Me" w:date="2026-09-25T02:47:00Z">
        <w:r>
          <w:rPr>
            <w:color w:val="000000"/>
          </w:rPr>
          <w:t xml:space="preserve">                Blog Nest - AI Blog Nest </w:t>
        </w:r>
        <w:proofErr w:type="spellStart"/>
        <w:r>
          <w:rPr>
            <w:color w:val="000000"/>
          </w:rPr>
          <w:t>APl</w:t>
        </w:r>
        <w:proofErr w:type="spellEnd"/>
        <w:r>
          <w:rPr>
            <w:color w:val="000000"/>
          </w:rPr>
          <w:t xml:space="preserve"> </w:t>
        </w:r>
      </w:ins>
    </w:p>
    <w:p w14:paraId="4BCAA28F" w14:textId="77777777" w:rsidR="00BD45E0" w:rsidRDefault="00000000">
      <w:pPr>
        <w:ind w:left="720"/>
        <w:rPr>
          <w:ins w:id="10" w:author="Me" w:date="2026-09-25T02:47:00Z"/>
          <w:color w:val="000000"/>
        </w:rPr>
      </w:pPr>
      <w:ins w:id="11" w:author="Me" w:date="2026-09-25T02:47:00Z">
        <w:r>
          <w:rPr>
            <w:color w:val="000000"/>
          </w:rPr>
          <w:t xml:space="preserve">             </w:t>
        </w:r>
      </w:ins>
    </w:p>
    <w:p w14:paraId="37CB180C" w14:textId="77777777" w:rsidR="00BD45E0" w:rsidRDefault="00000000">
      <w:pPr>
        <w:rPr>
          <w:ins w:id="12" w:author="Me" w:date="2026-09-25T02:47:00Z"/>
          <w:color w:val="000000"/>
        </w:rPr>
      </w:pPr>
      <w:ins w:id="13" w:author="Me" w:date="2026-09-25T02:47:00Z">
        <w:r>
          <w:rPr>
            <w:color w:val="000000"/>
          </w:rPr>
          <w:t xml:space="preserve">       TEAM </w:t>
        </w:r>
        <w:proofErr w:type="gramStart"/>
        <w:r>
          <w:rPr>
            <w:color w:val="000000"/>
          </w:rPr>
          <w:t>MEMBERS :</w:t>
        </w:r>
        <w:proofErr w:type="gramEnd"/>
      </w:ins>
    </w:p>
    <w:p w14:paraId="056664DF" w14:textId="77777777" w:rsidR="00BD45E0" w:rsidRDefault="00000000">
      <w:pPr>
        <w:ind w:left="720"/>
        <w:rPr>
          <w:ins w:id="14" w:author="Me" w:date="2026-09-25T02:47:00Z"/>
          <w:color w:val="000000"/>
        </w:rPr>
      </w:pPr>
      <w:ins w:id="15" w:author="Me" w:date="2026-09-25T02:47:00Z">
        <w:r>
          <w:rPr>
            <w:color w:val="000000"/>
          </w:rPr>
          <w:t xml:space="preserve">   Team Leader: HARINI E &amp;</w:t>
        </w:r>
      </w:ins>
    </w:p>
    <w:p w14:paraId="443870B0" w14:textId="77777777" w:rsidR="00BD45E0" w:rsidRDefault="00000000">
      <w:pPr>
        <w:ind w:left="720"/>
        <w:rPr>
          <w:ins w:id="16" w:author="Me" w:date="2026-09-25T02:47:00Z"/>
          <w:color w:val="000000"/>
        </w:rPr>
      </w:pPr>
      <w:ins w:id="17" w:author="Me" w:date="2026-09-25T02:47:00Z">
        <w:r>
          <w:rPr>
            <w:color w:val="000000"/>
          </w:rPr>
          <w:t xml:space="preserve">    </w:t>
        </w:r>
        <w:r>
          <w:fldChar w:fldCharType="begin"/>
        </w:r>
        <w:r>
          <w:instrText>HYPERLINK "mailto:harini1011ekhh@gmail.com"</w:instrText>
        </w:r>
        <w:r>
          <w:fldChar w:fldCharType="separate"/>
        </w:r>
        <w:r>
          <w:rPr>
            <w:color w:val="000000"/>
          </w:rPr>
          <w:t>harini1011ekhh@gmail.com</w:t>
        </w:r>
        <w:r>
          <w:fldChar w:fldCharType="end"/>
        </w:r>
      </w:ins>
    </w:p>
    <w:p w14:paraId="4447FA30" w14:textId="77777777" w:rsidR="00BD45E0" w:rsidRDefault="00000000">
      <w:pPr>
        <w:ind w:left="720"/>
        <w:rPr>
          <w:ins w:id="18" w:author="Me" w:date="2026-09-25T02:47:00Z"/>
          <w:color w:val="000000"/>
        </w:rPr>
      </w:pPr>
      <w:ins w:id="19" w:author="Me" w:date="2026-09-25T02:47:00Z">
        <w:r>
          <w:rPr>
            <w:color w:val="000000"/>
          </w:rPr>
          <w:t xml:space="preserve">    </w:t>
        </w:r>
      </w:ins>
    </w:p>
    <w:p w14:paraId="1855CCA5" w14:textId="77777777" w:rsidR="00BD45E0" w:rsidRDefault="00000000">
      <w:pPr>
        <w:ind w:left="720"/>
        <w:rPr>
          <w:ins w:id="20" w:author="Me" w:date="2026-09-25T02:47:00Z"/>
          <w:color w:val="000000"/>
        </w:rPr>
      </w:pPr>
      <w:ins w:id="21" w:author="Me" w:date="2026-09-25T02:47:00Z">
        <w:r>
          <w:rPr>
            <w:color w:val="000000"/>
          </w:rPr>
          <w:t xml:space="preserve">Team Member: HANUSTI S &amp; </w:t>
        </w:r>
      </w:ins>
    </w:p>
    <w:p w14:paraId="2E989B2D" w14:textId="77777777" w:rsidR="00BD45E0" w:rsidRDefault="00000000">
      <w:pPr>
        <w:ind w:left="720"/>
        <w:rPr>
          <w:ins w:id="22" w:author="Me" w:date="2026-09-25T02:47:00Z"/>
          <w:color w:val="000000"/>
        </w:rPr>
      </w:pPr>
      <w:ins w:id="23" w:author="Me" w:date="2026-09-25T02:47:00Z">
        <w:r>
          <w:rPr>
            <w:color w:val="000000"/>
          </w:rPr>
          <w:t xml:space="preserve">      </w:t>
        </w:r>
        <w:r>
          <w:fldChar w:fldCharType="begin"/>
        </w:r>
        <w:r>
          <w:instrText>HYPERLINK "mailto:hanusti27@gamil.com"</w:instrText>
        </w:r>
        <w:r>
          <w:fldChar w:fldCharType="separate"/>
        </w:r>
        <w:r>
          <w:rPr>
            <w:color w:val="000000"/>
          </w:rPr>
          <w:t>hanusti27@gamil.com</w:t>
        </w:r>
        <w:r>
          <w:fldChar w:fldCharType="end"/>
        </w:r>
      </w:ins>
    </w:p>
    <w:p w14:paraId="2F85E0E5" w14:textId="77777777" w:rsidR="00BD45E0" w:rsidRDefault="00000000">
      <w:pPr>
        <w:ind w:left="720"/>
        <w:rPr>
          <w:ins w:id="24" w:author="Me" w:date="2026-09-25T02:47:00Z"/>
          <w:color w:val="000000"/>
        </w:rPr>
      </w:pPr>
      <w:ins w:id="25" w:author="Me" w:date="2026-09-25T02:47:00Z">
        <w:r>
          <w:rPr>
            <w:color w:val="000000"/>
          </w:rPr>
          <w:t xml:space="preserve">   </w:t>
        </w:r>
      </w:ins>
    </w:p>
    <w:p w14:paraId="3E1178F9" w14:textId="77777777" w:rsidR="00BD45E0" w:rsidRDefault="00000000">
      <w:pPr>
        <w:ind w:left="720"/>
        <w:rPr>
          <w:ins w:id="26" w:author="Me" w:date="2026-09-25T02:47:00Z"/>
          <w:color w:val="000000"/>
        </w:rPr>
      </w:pPr>
      <w:ins w:id="27" w:author="Me" w:date="2026-09-25T02:47:00Z">
        <w:r>
          <w:rPr>
            <w:color w:val="000000"/>
          </w:rPr>
          <w:t xml:space="preserve"> Team Member: MADHUMITHA T &amp;</w:t>
        </w:r>
      </w:ins>
    </w:p>
    <w:p w14:paraId="3F5AC2BF" w14:textId="77777777" w:rsidR="00BD45E0" w:rsidRDefault="00000000">
      <w:pPr>
        <w:ind w:left="720"/>
        <w:rPr>
          <w:ins w:id="28" w:author="Me" w:date="2026-09-25T02:47:00Z"/>
          <w:color w:val="000000"/>
        </w:rPr>
      </w:pPr>
      <w:ins w:id="29" w:author="Me" w:date="2026-09-25T02:47:00Z">
        <w:r>
          <w:rPr>
            <w:color w:val="000000"/>
          </w:rPr>
          <w:t xml:space="preserve">        </w:t>
        </w:r>
        <w:r>
          <w:fldChar w:fldCharType="begin"/>
        </w:r>
        <w:r>
          <w:instrText>HYPERLINK "mailto:madhumithaa1017@gmail.com"</w:instrText>
        </w:r>
        <w:r>
          <w:fldChar w:fldCharType="separate"/>
        </w:r>
        <w:r>
          <w:rPr>
            <w:color w:val="000000"/>
          </w:rPr>
          <w:t>madhumithaa1017@gmail.com</w:t>
        </w:r>
        <w:r>
          <w:fldChar w:fldCharType="end"/>
        </w:r>
        <w:r>
          <w:rPr>
            <w:color w:val="000000"/>
          </w:rPr>
          <w:t xml:space="preserve"> </w:t>
        </w:r>
      </w:ins>
    </w:p>
    <w:p w14:paraId="17EDEE82" w14:textId="77777777" w:rsidR="00BD45E0" w:rsidRDefault="00000000">
      <w:pPr>
        <w:ind w:left="720"/>
        <w:rPr>
          <w:ins w:id="30" w:author="Me" w:date="2026-09-25T02:47:00Z"/>
          <w:color w:val="000000"/>
        </w:rPr>
      </w:pPr>
      <w:ins w:id="31" w:author="Me" w:date="2026-09-25T02:47:00Z">
        <w:r>
          <w:rPr>
            <w:color w:val="000000"/>
          </w:rPr>
          <w:t xml:space="preserve">   </w:t>
        </w:r>
      </w:ins>
    </w:p>
    <w:p w14:paraId="1DE3B1E4" w14:textId="77777777" w:rsidR="00BD45E0" w:rsidRDefault="00000000">
      <w:pPr>
        <w:ind w:left="720"/>
        <w:rPr>
          <w:ins w:id="32" w:author="Me" w:date="2026-09-25T02:47:00Z"/>
          <w:color w:val="000000"/>
        </w:rPr>
      </w:pPr>
      <w:ins w:id="33" w:author="Me" w:date="2026-09-25T02:47:00Z">
        <w:r>
          <w:rPr>
            <w:color w:val="000000"/>
          </w:rPr>
          <w:t xml:space="preserve">Team Member: DIVYA DHARSHINI s &amp; </w:t>
        </w:r>
      </w:ins>
    </w:p>
    <w:p w14:paraId="432C484D" w14:textId="77777777" w:rsidR="00BD45E0" w:rsidRDefault="00BD45E0">
      <w:pPr>
        <w:pStyle w:val="Heading1"/>
        <w:keepNext w:val="0"/>
        <w:keepLines w:val="0"/>
        <w:spacing w:before="0"/>
        <w:rPr>
          <w:ins w:id="34" w:author="Me" w:date="2026-09-25T02:47:00Z"/>
          <w:color w:val="000000"/>
          <w:sz w:val="22"/>
          <w:szCs w:val="22"/>
        </w:rPr>
      </w:pPr>
      <w:bookmarkStart w:id="35" w:name="_v7junlt43uyy" w:colFirst="0" w:colLast="0"/>
      <w:bookmarkEnd w:id="35"/>
    </w:p>
    <w:p w14:paraId="14DE8EF6" w14:textId="77777777" w:rsidR="00BD45E0" w:rsidRDefault="00BD45E0">
      <w:pPr>
        <w:pStyle w:val="Heading1"/>
        <w:keepNext w:val="0"/>
        <w:keepLines w:val="0"/>
        <w:spacing w:before="0"/>
        <w:rPr>
          <w:ins w:id="36" w:author="Me" w:date="2026-09-25T02:47:00Z"/>
          <w:color w:val="000000"/>
          <w:sz w:val="22"/>
          <w:szCs w:val="22"/>
        </w:rPr>
      </w:pPr>
      <w:bookmarkStart w:id="37" w:name="_m3qroiwrgoo" w:colFirst="0" w:colLast="0"/>
      <w:bookmarkEnd w:id="37"/>
    </w:p>
    <w:p w14:paraId="391F36CE" w14:textId="77777777" w:rsidR="00BD45E0" w:rsidRDefault="00000000">
      <w:pPr>
        <w:pStyle w:val="Heading1"/>
        <w:keepNext w:val="0"/>
        <w:keepLines w:val="0"/>
        <w:spacing w:before="0"/>
        <w:rPr>
          <w:rFonts w:ascii="Calibri" w:eastAsia="Calibri" w:hAnsi="Calibri" w:cs="Calibri"/>
          <w:b/>
          <w:sz w:val="46"/>
          <w:szCs w:val="46"/>
        </w:rPr>
      </w:pPr>
      <w:bookmarkStart w:id="38" w:name="_gjdgxs" w:colFirst="0" w:colLast="0"/>
      <w:bookmarkEnd w:id="38"/>
      <w:proofErr w:type="spellStart"/>
      <w:r>
        <w:rPr>
          <w:rFonts w:ascii="Calibri" w:eastAsia="Calibri" w:hAnsi="Calibri" w:cs="Calibri"/>
          <w:b/>
        </w:rPr>
        <w:t>ContentGen</w:t>
      </w:r>
      <w:proofErr w:type="spellEnd"/>
      <w:r>
        <w:rPr>
          <w:rFonts w:ascii="Calibri" w:eastAsia="Calibri" w:hAnsi="Calibri" w:cs="Calibri"/>
          <w:b/>
        </w:rPr>
        <w:t xml:space="preserve"> - Generate high-quality blog content using AI</w:t>
      </w:r>
    </w:p>
    <w:p w14:paraId="7D864297" w14:textId="77777777" w:rsidR="00BD45E0" w:rsidRDefault="00000000">
      <w:pPr>
        <w:pStyle w:val="Heading2"/>
        <w:keepNext w:val="0"/>
        <w:keepLines w:val="0"/>
        <w:spacing w:before="0" w:after="80"/>
        <w:rPr>
          <w:rFonts w:ascii="Calibri" w:eastAsia="Calibri" w:hAnsi="Calibri" w:cs="Calibri"/>
          <w:b/>
          <w:color w:val="000000"/>
          <w:sz w:val="26"/>
          <w:szCs w:val="26"/>
        </w:rPr>
      </w:pPr>
      <w:bookmarkStart w:id="39" w:name="_30j0zll" w:colFirst="0" w:colLast="0"/>
      <w:bookmarkEnd w:id="39"/>
      <w:r>
        <w:rPr>
          <w:rFonts w:ascii="Calibri" w:eastAsia="Calibri" w:hAnsi="Calibri" w:cs="Calibri"/>
          <w:b/>
          <w:sz w:val="34"/>
          <w:szCs w:val="34"/>
        </w:rPr>
        <w:t>Description</w:t>
      </w:r>
    </w:p>
    <w:p w14:paraId="22B59F2E" w14:textId="77777777" w:rsidR="00BD45E0"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rPr>
        <w:t>Node.js</w:t>
      </w:r>
      <w:r>
        <w:rPr>
          <w:rFonts w:ascii="Calibri" w:eastAsia="Calibri" w:hAnsi="Calibri" w:cs="Calibri"/>
        </w:rPr>
        <w:t xml:space="preserve"> and </w:t>
      </w:r>
      <w:r>
        <w:rPr>
          <w:rFonts w:ascii="Calibri" w:eastAsia="Calibri" w:hAnsi="Calibri" w:cs="Calibri"/>
          <w:b/>
        </w:rPr>
        <w:t>Express.js</w:t>
      </w:r>
      <w:r>
        <w:rPr>
          <w:rFonts w:ascii="Calibri" w:eastAsia="Calibri" w:hAnsi="Calibri" w:cs="Calibri"/>
        </w:rPr>
        <w:t xml:space="preserve">, the application uses </w:t>
      </w:r>
      <w:r>
        <w:rPr>
          <w:rFonts w:ascii="Calibri" w:eastAsia="Calibri" w:hAnsi="Calibri" w:cs="Calibri"/>
          <w:b/>
        </w:rPr>
        <w:t>MongoDB</w:t>
      </w:r>
      <w:r>
        <w:rPr>
          <w:rFonts w:ascii="Calibri" w:eastAsia="Calibri" w:hAnsi="Calibri" w:cs="Calibri"/>
        </w:rPr>
        <w:t xml:space="preserve"> as its primary database with </w:t>
      </w:r>
      <w:r>
        <w:rPr>
          <w:rFonts w:ascii="Calibri" w:eastAsia="Calibri" w:hAnsi="Calibri" w:cs="Calibri"/>
          <w:b/>
        </w:rPr>
        <w:t>Mongoose ODM</w:t>
      </w:r>
      <w:r>
        <w:rPr>
          <w:rFonts w:ascii="Calibri" w:eastAsia="Calibri" w:hAnsi="Calibri" w:cs="Calibri"/>
        </w:rPr>
        <w:t xml:space="preserve"> for efficient data modeling, validation, and seamless database interactions.</w:t>
      </w:r>
    </w:p>
    <w:p w14:paraId="2CA87929" w14:textId="77777777" w:rsidR="00BD45E0"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rPr>
        <w:t>Google Gemini AI</w:t>
      </w:r>
      <w:r>
        <w:rPr>
          <w:rFonts w:ascii="Calibri" w:eastAsia="Calibri" w:hAnsi="Calibri" w:cs="Calibri"/>
        </w:rPr>
        <w:t xml:space="preserve"> to provide intelligent features such as </w:t>
      </w:r>
      <w:r>
        <w:rPr>
          <w:rFonts w:ascii="Calibri" w:eastAsia="Calibri" w:hAnsi="Calibri" w:cs="Calibri"/>
          <w:b/>
        </w:rPr>
        <w:t>AI-powered blog content generation</w:t>
      </w:r>
      <w:r>
        <w:rPr>
          <w:rFonts w:ascii="Calibri" w:eastAsia="Calibri" w:hAnsi="Calibri" w:cs="Calibri"/>
        </w:rPr>
        <w:t xml:space="preserve">, </w:t>
      </w:r>
      <w:r>
        <w:rPr>
          <w:rFonts w:ascii="Calibri" w:eastAsia="Calibri" w:hAnsi="Calibri" w:cs="Calibri"/>
          <w:b/>
        </w:rPr>
        <w:t>AI FAQ assistance</w:t>
      </w:r>
      <w:r>
        <w:rPr>
          <w:rFonts w:ascii="Calibri" w:eastAsia="Calibri" w:hAnsi="Calibri" w:cs="Calibri"/>
        </w:rPr>
        <w:t xml:space="preserve">, </w:t>
      </w:r>
      <w:r>
        <w:rPr>
          <w:rFonts w:ascii="Calibri" w:eastAsia="Calibri" w:hAnsi="Calibri" w:cs="Calibri"/>
          <w:b/>
        </w:rPr>
        <w:t xml:space="preserve">AI </w:t>
      </w:r>
      <w:proofErr w:type="spellStart"/>
      <w:r>
        <w:rPr>
          <w:rFonts w:ascii="Calibri" w:eastAsia="Calibri" w:hAnsi="Calibri" w:cs="Calibri"/>
          <w:b/>
        </w:rPr>
        <w:t>WeatherWise</w:t>
      </w:r>
      <w:proofErr w:type="spellEnd"/>
      <w:r>
        <w:rPr>
          <w:rFonts w:ascii="Calibri" w:eastAsia="Calibri" w:hAnsi="Calibri" w:cs="Calibri"/>
          <w:b/>
        </w:rPr>
        <w:t xml:space="preserve"> insights</w:t>
      </w:r>
      <w:r>
        <w:rPr>
          <w:rFonts w:ascii="Calibri" w:eastAsia="Calibri" w:hAnsi="Calibri" w:cs="Calibri"/>
        </w:rPr>
        <w:t xml:space="preserve">, and </w:t>
      </w:r>
      <w:r>
        <w:rPr>
          <w:rFonts w:ascii="Calibri" w:eastAsia="Calibri" w:hAnsi="Calibri" w:cs="Calibri"/>
          <w:b/>
        </w:rPr>
        <w:t>AI FitTrack recommendations</w:t>
      </w:r>
      <w:r>
        <w:rPr>
          <w:rFonts w:ascii="Calibri" w:eastAsia="Calibri" w:hAnsi="Calibri" w:cs="Calibri"/>
        </w:rPr>
        <w:t>, enabling users to create high-quality, context-aware content with minimal effort.</w:t>
      </w:r>
    </w:p>
    <w:p w14:paraId="563CDE61" w14:textId="77777777" w:rsidR="00BD45E0"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rPr>
        <w:t>JWT (JSON Web Tokens)</w:t>
      </w:r>
      <w:r>
        <w:rPr>
          <w:rFonts w:ascii="Calibri" w:eastAsia="Calibri" w:hAnsi="Calibri" w:cs="Calibri"/>
        </w:rPr>
        <w:t xml:space="preserve"> for stateless authentication, </w:t>
      </w:r>
      <w:r>
        <w:rPr>
          <w:rFonts w:ascii="Calibri" w:eastAsia="Calibri" w:hAnsi="Calibri" w:cs="Calibri"/>
          <w:b/>
        </w:rPr>
        <w:t>role-based access control (Admin, Editor, Author, Reader)</w:t>
      </w:r>
      <w:r>
        <w:rPr>
          <w:rFonts w:ascii="Calibri" w:eastAsia="Calibri" w:hAnsi="Calibri" w:cs="Calibri"/>
        </w:rPr>
        <w:t xml:space="preserve"> for authorization, and </w:t>
      </w:r>
      <w:r>
        <w:rPr>
          <w:rFonts w:ascii="Calibri" w:eastAsia="Calibri" w:hAnsi="Calibri" w:cs="Calibri"/>
          <w:b/>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782C09D3" w14:textId="77777777" w:rsidR="00BD45E0" w:rsidRDefault="00000000">
      <w:pPr>
        <w:spacing w:before="240" w:after="240"/>
        <w:rPr>
          <w:rFonts w:ascii="Calibri" w:eastAsia="Calibri" w:hAnsi="Calibri" w:cs="Calibri"/>
        </w:rPr>
      </w:pPr>
      <w:r>
        <w:rPr>
          <w:rFonts w:ascii="Calibri" w:eastAsia="Calibri" w:hAnsi="Calibri" w:cs="Calibri"/>
        </w:rPr>
        <w:lastRenderedPageBreak/>
        <w:t xml:space="preserve">Designed with a modular and scalable architecture, </w:t>
      </w:r>
      <w:proofErr w:type="spellStart"/>
      <w:r>
        <w:rPr>
          <w:rFonts w:ascii="Calibri" w:eastAsia="Calibri" w:hAnsi="Calibri" w:cs="Calibri"/>
          <w:b/>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4C81D4A5" w14:textId="77777777" w:rsidR="00BD45E0" w:rsidRDefault="00BD45E0">
      <w:pPr>
        <w:spacing w:after="240"/>
        <w:rPr>
          <w:rFonts w:ascii="Calibri" w:eastAsia="Calibri" w:hAnsi="Calibri" w:cs="Calibri"/>
        </w:rPr>
      </w:pPr>
    </w:p>
    <w:p w14:paraId="2BC7947C" w14:textId="77777777" w:rsidR="00BD45E0" w:rsidRDefault="00000000">
      <w:pPr>
        <w:pStyle w:val="Heading2"/>
        <w:keepNext w:val="0"/>
        <w:keepLines w:val="0"/>
        <w:spacing w:before="0" w:after="80"/>
        <w:rPr>
          <w:rFonts w:ascii="Calibri" w:eastAsia="Calibri" w:hAnsi="Calibri" w:cs="Calibri"/>
          <w:b/>
          <w:sz w:val="34"/>
          <w:szCs w:val="34"/>
        </w:rPr>
      </w:pPr>
      <w:bookmarkStart w:id="40" w:name="_1fob9te" w:colFirst="0" w:colLast="0"/>
      <w:bookmarkEnd w:id="40"/>
      <w:r>
        <w:rPr>
          <w:rFonts w:ascii="Calibri" w:eastAsia="Calibri" w:hAnsi="Calibri" w:cs="Calibri"/>
          <w:b/>
          <w:sz w:val="34"/>
          <w:szCs w:val="34"/>
        </w:rPr>
        <w:t xml:space="preserve">Scenario-Based Case Study </w:t>
      </w:r>
    </w:p>
    <w:p w14:paraId="22982B05" w14:textId="77777777" w:rsidR="00BD45E0" w:rsidRDefault="00000000">
      <w:pPr>
        <w:pStyle w:val="Heading3"/>
        <w:keepNext w:val="0"/>
        <w:keepLines w:val="0"/>
        <w:spacing w:before="0"/>
        <w:rPr>
          <w:rFonts w:ascii="Calibri" w:eastAsia="Calibri" w:hAnsi="Calibri" w:cs="Calibri"/>
          <w:b/>
          <w:color w:val="000000"/>
          <w:sz w:val="26"/>
          <w:szCs w:val="26"/>
        </w:rPr>
      </w:pPr>
      <w:bookmarkStart w:id="41" w:name="_3znysh7" w:colFirst="0" w:colLast="0"/>
      <w:bookmarkEnd w:id="41"/>
      <w:r>
        <w:rPr>
          <w:rFonts w:ascii="Calibri" w:eastAsia="Calibri" w:hAnsi="Calibri" w:cs="Calibri"/>
          <w:b/>
          <w:color w:val="000000"/>
          <w:sz w:val="26"/>
          <w:szCs w:val="26"/>
        </w:rPr>
        <w:t>Background</w:t>
      </w:r>
    </w:p>
    <w:p w14:paraId="42B72DB7" w14:textId="77777777" w:rsidR="00BD45E0"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0861A997" w14:textId="77777777" w:rsidR="00BD45E0" w:rsidRDefault="00000000">
      <w:pPr>
        <w:pStyle w:val="Heading3"/>
        <w:keepNext w:val="0"/>
        <w:keepLines w:val="0"/>
        <w:spacing w:before="0"/>
        <w:rPr>
          <w:rFonts w:ascii="Calibri" w:eastAsia="Calibri" w:hAnsi="Calibri" w:cs="Calibri"/>
          <w:b/>
          <w:color w:val="000000"/>
          <w:sz w:val="26"/>
          <w:szCs w:val="26"/>
        </w:rPr>
      </w:pPr>
      <w:bookmarkStart w:id="42" w:name="_2et92p0" w:colFirst="0" w:colLast="0"/>
      <w:bookmarkEnd w:id="42"/>
      <w:r>
        <w:rPr>
          <w:rFonts w:ascii="Calibri" w:eastAsia="Calibri" w:hAnsi="Calibri" w:cs="Calibri"/>
          <w:b/>
          <w:color w:val="000000"/>
          <w:sz w:val="26"/>
          <w:szCs w:val="26"/>
        </w:rPr>
        <w:t>Problem</w:t>
      </w:r>
    </w:p>
    <w:p w14:paraId="25B3ACBF" w14:textId="77777777" w:rsidR="00BD45E0" w:rsidRDefault="00000000">
      <w:pPr>
        <w:numPr>
          <w:ilvl w:val="0"/>
          <w:numId w:val="1"/>
        </w:numPr>
      </w:pPr>
      <w:r>
        <w:rPr>
          <w:rFonts w:ascii="Calibri" w:eastAsia="Calibri" w:hAnsi="Calibri" w:cs="Calibri"/>
        </w:rPr>
        <w:t>Difficulty managing multiple drafts, categories, and tags.</w:t>
      </w:r>
    </w:p>
    <w:p w14:paraId="78F6D946" w14:textId="77777777" w:rsidR="00BD45E0" w:rsidRDefault="00000000">
      <w:pPr>
        <w:numPr>
          <w:ilvl w:val="0"/>
          <w:numId w:val="1"/>
        </w:num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30FA53FB" w14:textId="77777777" w:rsidR="00BD45E0" w:rsidRDefault="00000000">
      <w:pPr>
        <w:numPr>
          <w:ilvl w:val="0"/>
          <w:numId w:val="1"/>
        </w:numPr>
      </w:pPr>
      <w:r>
        <w:rPr>
          <w:rFonts w:ascii="Calibri" w:eastAsia="Calibri" w:hAnsi="Calibri" w:cs="Calibri"/>
        </w:rPr>
        <w:t>Time-consuming processes for content approval and comment moderation.</w:t>
      </w:r>
    </w:p>
    <w:p w14:paraId="0E74A046" w14:textId="77777777" w:rsidR="00BD45E0" w:rsidRDefault="00000000">
      <w:pPr>
        <w:numPr>
          <w:ilvl w:val="0"/>
          <w:numId w:val="1"/>
        </w:numPr>
      </w:pPr>
      <w:r>
        <w:rPr>
          <w:rFonts w:ascii="Calibri" w:eastAsia="Calibri" w:hAnsi="Calibri" w:cs="Calibri"/>
        </w:rPr>
        <w:t>No streamlined system for handling media uploads or metadata.</w:t>
      </w:r>
    </w:p>
    <w:p w14:paraId="2B3559F9" w14:textId="77777777" w:rsidR="00BD45E0" w:rsidRDefault="00000000">
      <w:pPr>
        <w:numPr>
          <w:ilvl w:val="0"/>
          <w:numId w:val="1"/>
        </w:numPr>
        <w:spacing w:after="240"/>
      </w:pPr>
      <w:r>
        <w:rPr>
          <w:rFonts w:ascii="Calibri" w:eastAsia="Calibri" w:hAnsi="Calibri" w:cs="Calibri"/>
        </w:rPr>
        <w:t>Lack of collaborative permission tiers for editors, authors, and administrators.</w:t>
      </w:r>
    </w:p>
    <w:p w14:paraId="38C9764E" w14:textId="77777777" w:rsidR="00BD45E0" w:rsidRDefault="00000000">
      <w:pPr>
        <w:pStyle w:val="Heading3"/>
        <w:keepNext w:val="0"/>
        <w:keepLines w:val="0"/>
        <w:spacing w:before="0"/>
        <w:rPr>
          <w:rFonts w:ascii="Calibri" w:eastAsia="Calibri" w:hAnsi="Calibri" w:cs="Calibri"/>
          <w:b/>
          <w:color w:val="000000"/>
          <w:sz w:val="26"/>
          <w:szCs w:val="26"/>
        </w:rPr>
      </w:pPr>
      <w:bookmarkStart w:id="43" w:name="_tyjcwt" w:colFirst="0" w:colLast="0"/>
      <w:bookmarkEnd w:id="43"/>
      <w:r>
        <w:rPr>
          <w:rFonts w:ascii="Calibri" w:eastAsia="Calibri" w:hAnsi="Calibri" w:cs="Calibri"/>
          <w:b/>
          <w:color w:val="000000"/>
          <w:sz w:val="26"/>
          <w:szCs w:val="26"/>
        </w:rPr>
        <w:t>Solution</w:t>
      </w:r>
    </w:p>
    <w:p w14:paraId="23CC67CD" w14:textId="77777777" w:rsidR="00BD45E0"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73B6F8AA" w14:textId="77777777" w:rsidR="00BD45E0" w:rsidRDefault="00000000">
      <w:pPr>
        <w:pStyle w:val="Heading3"/>
        <w:keepNext w:val="0"/>
        <w:keepLines w:val="0"/>
        <w:spacing w:before="0"/>
        <w:rPr>
          <w:rFonts w:ascii="Calibri" w:eastAsia="Calibri" w:hAnsi="Calibri" w:cs="Calibri"/>
          <w:b/>
          <w:color w:val="000000"/>
          <w:sz w:val="26"/>
          <w:szCs w:val="26"/>
        </w:rPr>
      </w:pPr>
      <w:bookmarkStart w:id="44" w:name="_3dy6vkm" w:colFirst="0" w:colLast="0"/>
      <w:bookmarkEnd w:id="44"/>
      <w:r>
        <w:rPr>
          <w:rFonts w:ascii="Calibri" w:eastAsia="Calibri" w:hAnsi="Calibri" w:cs="Calibri"/>
          <w:b/>
          <w:color w:val="000000"/>
          <w:sz w:val="26"/>
          <w:szCs w:val="26"/>
        </w:rPr>
        <w:t>Usage</w:t>
      </w:r>
    </w:p>
    <w:p w14:paraId="4D6E7FC1" w14:textId="77777777" w:rsidR="00BD45E0" w:rsidRDefault="00000000">
      <w:pPr>
        <w:numPr>
          <w:ilvl w:val="0"/>
          <w:numId w:val="8"/>
        </w:numPr>
      </w:pPr>
      <w:r>
        <w:rPr>
          <w:rFonts w:ascii="Calibri" w:eastAsia="Calibri" w:hAnsi="Calibri" w:cs="Calibri"/>
          <w:b/>
        </w:rPr>
        <w:t>Author Usage:</w:t>
      </w:r>
      <w:r>
        <w:rPr>
          <w:rFonts w:ascii="Calibri" w:eastAsia="Calibri" w:hAnsi="Calibri" w:cs="Calibri"/>
        </w:rPr>
        <w:t xml:space="preserve"> Creates blog posts, uploads media pathways, organizes content drafts, and reviews their distinct post-performance data.</w:t>
      </w:r>
    </w:p>
    <w:p w14:paraId="2327DB78" w14:textId="77777777" w:rsidR="00BD45E0" w:rsidRDefault="00000000">
      <w:pPr>
        <w:numPr>
          <w:ilvl w:val="0"/>
          <w:numId w:val="8"/>
        </w:numPr>
      </w:pPr>
      <w:r>
        <w:rPr>
          <w:rFonts w:ascii="Calibri" w:eastAsia="Calibri" w:hAnsi="Calibri" w:cs="Calibri"/>
          <w:b/>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4B1B4197" w14:textId="77777777" w:rsidR="00BD45E0" w:rsidRDefault="00000000">
      <w:pPr>
        <w:numPr>
          <w:ilvl w:val="0"/>
          <w:numId w:val="8"/>
        </w:numPr>
        <w:spacing w:after="240"/>
      </w:pPr>
      <w:r>
        <w:rPr>
          <w:rFonts w:ascii="Calibri" w:eastAsia="Calibri" w:hAnsi="Calibri" w:cs="Calibri"/>
          <w:b/>
        </w:rPr>
        <w:t>Reader Usage:</w:t>
      </w:r>
      <w:r>
        <w:rPr>
          <w:rFonts w:ascii="Calibri" w:eastAsia="Calibri" w:hAnsi="Calibri" w:cs="Calibri"/>
        </w:rPr>
        <w:t xml:space="preserve"> Queries public list routes to consume posts and invokes comment creation endpoints.</w:t>
      </w:r>
    </w:p>
    <w:p w14:paraId="6FB02421" w14:textId="77777777" w:rsidR="00BD45E0" w:rsidRDefault="00000000">
      <w:pPr>
        <w:pStyle w:val="Heading3"/>
        <w:keepNext w:val="0"/>
        <w:keepLines w:val="0"/>
        <w:spacing w:before="0"/>
        <w:rPr>
          <w:rFonts w:ascii="Calibri" w:eastAsia="Calibri" w:hAnsi="Calibri" w:cs="Calibri"/>
          <w:b/>
          <w:color w:val="000000"/>
          <w:sz w:val="26"/>
          <w:szCs w:val="26"/>
        </w:rPr>
      </w:pPr>
      <w:bookmarkStart w:id="45" w:name="_1t3h5sf" w:colFirst="0" w:colLast="0"/>
      <w:bookmarkEnd w:id="45"/>
      <w:r>
        <w:rPr>
          <w:rFonts w:ascii="Calibri" w:eastAsia="Calibri" w:hAnsi="Calibri" w:cs="Calibri"/>
          <w:b/>
          <w:color w:val="000000"/>
          <w:sz w:val="26"/>
          <w:szCs w:val="26"/>
        </w:rPr>
        <w:t>Outcome</w:t>
      </w:r>
    </w:p>
    <w:p w14:paraId="536703DE" w14:textId="77777777" w:rsidR="00BD45E0" w:rsidRDefault="00000000">
      <w:pPr>
        <w:spacing w:after="240"/>
        <w:rPr>
          <w:rFonts w:ascii="Calibri" w:eastAsia="Calibri" w:hAnsi="Calibri" w:cs="Calibri"/>
          <w:b/>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320C3B7C" w14:textId="77777777" w:rsidR="00BD45E0" w:rsidRDefault="00000000">
      <w:pPr>
        <w:pStyle w:val="Heading3"/>
        <w:keepNext w:val="0"/>
        <w:keepLines w:val="0"/>
        <w:spacing w:before="0"/>
        <w:rPr>
          <w:rFonts w:ascii="Calibri" w:eastAsia="Calibri" w:hAnsi="Calibri" w:cs="Calibri"/>
          <w:b/>
          <w:color w:val="000000"/>
          <w:sz w:val="26"/>
          <w:szCs w:val="26"/>
        </w:rPr>
      </w:pPr>
      <w:bookmarkStart w:id="46" w:name="_4d34og8" w:colFirst="0" w:colLast="0"/>
      <w:bookmarkEnd w:id="46"/>
      <w:r>
        <w:rPr>
          <w:rFonts w:ascii="Calibri" w:eastAsia="Calibri" w:hAnsi="Calibri" w:cs="Calibri"/>
          <w:b/>
          <w:color w:val="000000"/>
          <w:sz w:val="26"/>
          <w:szCs w:val="26"/>
        </w:rPr>
        <w:t>1. Software Requirements</w:t>
      </w:r>
    </w:p>
    <w:p w14:paraId="1A52C3BD" w14:textId="77777777" w:rsidR="00BD45E0" w:rsidRDefault="00000000">
      <w:pPr>
        <w:numPr>
          <w:ilvl w:val="0"/>
          <w:numId w:val="6"/>
        </w:numPr>
      </w:pPr>
      <w:r>
        <w:rPr>
          <w:rFonts w:ascii="Calibri" w:eastAsia="Calibri" w:hAnsi="Calibri" w:cs="Calibri"/>
          <w:b/>
        </w:rPr>
        <w:t>Operating System:</w:t>
      </w:r>
      <w:r>
        <w:rPr>
          <w:rFonts w:ascii="Calibri" w:eastAsia="Calibri" w:hAnsi="Calibri" w:cs="Calibri"/>
        </w:rPr>
        <w:t xml:space="preserve"> Windows 10/11, macOS, or Linux (supports cross-platform operations).</w:t>
      </w:r>
    </w:p>
    <w:p w14:paraId="742BEC45" w14:textId="77777777" w:rsidR="00BD45E0" w:rsidRDefault="00000000">
      <w:pPr>
        <w:numPr>
          <w:ilvl w:val="0"/>
          <w:numId w:val="6"/>
        </w:numPr>
      </w:pPr>
      <w:r>
        <w:rPr>
          <w:rFonts w:ascii="Calibri" w:eastAsia="Calibri" w:hAnsi="Calibri" w:cs="Calibri"/>
          <w:b/>
        </w:rPr>
        <w:t>Node.js (v16 or above):</w:t>
      </w:r>
      <w:r>
        <w:rPr>
          <w:rFonts w:ascii="Calibri" w:eastAsia="Calibri" w:hAnsi="Calibri" w:cs="Calibri"/>
        </w:rPr>
        <w:t xml:space="preserve"> Runtime ecosystem running server logic and routing infrastructure.</w:t>
      </w:r>
    </w:p>
    <w:p w14:paraId="5413FF43" w14:textId="77777777" w:rsidR="00BD45E0" w:rsidRDefault="00000000">
      <w:pPr>
        <w:numPr>
          <w:ilvl w:val="0"/>
          <w:numId w:val="6"/>
        </w:numPr>
      </w:pPr>
      <w:proofErr w:type="spellStart"/>
      <w:r>
        <w:rPr>
          <w:rFonts w:ascii="Calibri" w:eastAsia="Calibri" w:hAnsi="Calibri" w:cs="Calibri"/>
          <w:b/>
        </w:rPr>
        <w:lastRenderedPageBreak/>
        <w:t>npm</w:t>
      </w:r>
      <w:proofErr w:type="spellEnd"/>
      <w:r>
        <w:rPr>
          <w:rFonts w:ascii="Calibri" w:eastAsia="Calibri" w:hAnsi="Calibri" w:cs="Calibri"/>
          <w:b/>
        </w:rPr>
        <w:t xml:space="preserve"> (v8 or above):</w:t>
      </w:r>
      <w:r>
        <w:rPr>
          <w:rFonts w:ascii="Calibri" w:eastAsia="Calibri" w:hAnsi="Calibri" w:cs="Calibri"/>
        </w:rPr>
        <w:t xml:space="preserve"> Node package manager to control operational dependencies.</w:t>
      </w:r>
    </w:p>
    <w:p w14:paraId="1E349245" w14:textId="77777777" w:rsidR="00BD45E0" w:rsidRDefault="00000000">
      <w:pPr>
        <w:numPr>
          <w:ilvl w:val="0"/>
          <w:numId w:val="6"/>
        </w:numPr>
      </w:pPr>
      <w:r>
        <w:rPr>
          <w:rFonts w:ascii="Calibri" w:eastAsia="Calibri" w:hAnsi="Calibri" w:cs="Calibri"/>
          <w:b/>
        </w:rPr>
        <w:t>Express.js:</w:t>
      </w:r>
      <w:r>
        <w:rPr>
          <w:rFonts w:ascii="Calibri" w:eastAsia="Calibri" w:hAnsi="Calibri" w:cs="Calibri"/>
        </w:rPr>
        <w:t xml:space="preserve"> Lightweight routing web framework to construct backend RESTful entry points.</w:t>
      </w:r>
    </w:p>
    <w:p w14:paraId="61DC2E3E" w14:textId="77777777" w:rsidR="00BD45E0" w:rsidRDefault="00000000">
      <w:pPr>
        <w:numPr>
          <w:ilvl w:val="0"/>
          <w:numId w:val="6"/>
        </w:numPr>
      </w:pPr>
      <w:r>
        <w:rPr>
          <w:rFonts w:ascii="Calibri" w:eastAsia="Calibri" w:hAnsi="Calibri" w:cs="Calibri"/>
          <w:b/>
        </w:rPr>
        <w:t>MongoDB:</w:t>
      </w:r>
      <w:r>
        <w:rPr>
          <w:rFonts w:ascii="Calibri" w:eastAsia="Calibri" w:hAnsi="Calibri" w:cs="Calibri"/>
        </w:rPr>
        <w:t xml:space="preserve"> Document NoSQL engine storing users, posts, categories, comments, and analytics metrics.</w:t>
      </w:r>
    </w:p>
    <w:p w14:paraId="56E6DDCF" w14:textId="77777777" w:rsidR="00BD45E0" w:rsidRDefault="00000000">
      <w:pPr>
        <w:numPr>
          <w:ilvl w:val="0"/>
          <w:numId w:val="6"/>
        </w:numPr>
      </w:pPr>
      <w:r>
        <w:rPr>
          <w:rFonts w:ascii="Calibri" w:eastAsia="Calibri" w:hAnsi="Calibri" w:cs="Calibri"/>
          <w:b/>
        </w:rPr>
        <w:t>Postman:</w:t>
      </w:r>
      <w:r>
        <w:rPr>
          <w:rFonts w:ascii="Calibri" w:eastAsia="Calibri" w:hAnsi="Calibri" w:cs="Calibri"/>
        </w:rPr>
        <w:t xml:space="preserve"> API verification toolkit to assert schema validation responses across administrative route shields.</w:t>
      </w:r>
    </w:p>
    <w:p w14:paraId="71D82D81" w14:textId="77777777" w:rsidR="00BD45E0" w:rsidRDefault="00000000">
      <w:pPr>
        <w:numPr>
          <w:ilvl w:val="0"/>
          <w:numId w:val="6"/>
        </w:numPr>
        <w:spacing w:after="240"/>
      </w:pPr>
      <w:r>
        <w:rPr>
          <w:rFonts w:ascii="Calibri" w:eastAsia="Calibri" w:hAnsi="Calibri" w:cs="Calibri"/>
          <w:b/>
        </w:rPr>
        <w:t>Code Editor:</w:t>
      </w:r>
      <w:r>
        <w:rPr>
          <w:rFonts w:ascii="Calibri" w:eastAsia="Calibri" w:hAnsi="Calibri" w:cs="Calibri"/>
        </w:rPr>
        <w:t xml:space="preserve"> Visual Studio Code or similar IDE environment.</w:t>
      </w:r>
    </w:p>
    <w:p w14:paraId="0D56AFDE" w14:textId="77777777" w:rsidR="00BD45E0" w:rsidRDefault="00000000">
      <w:pPr>
        <w:pStyle w:val="Heading3"/>
        <w:keepNext w:val="0"/>
        <w:keepLines w:val="0"/>
        <w:spacing w:before="0"/>
        <w:rPr>
          <w:rFonts w:ascii="Calibri" w:eastAsia="Calibri" w:hAnsi="Calibri" w:cs="Calibri"/>
          <w:b/>
          <w:color w:val="000000"/>
          <w:sz w:val="26"/>
          <w:szCs w:val="26"/>
        </w:rPr>
      </w:pPr>
      <w:bookmarkStart w:id="47" w:name="_2s8eyo1" w:colFirst="0" w:colLast="0"/>
      <w:bookmarkEnd w:id="47"/>
      <w:r>
        <w:rPr>
          <w:rFonts w:ascii="Calibri" w:eastAsia="Calibri" w:hAnsi="Calibri" w:cs="Calibri"/>
          <w:b/>
          <w:color w:val="000000"/>
          <w:sz w:val="26"/>
          <w:szCs w:val="26"/>
        </w:rPr>
        <w:t>2. Hardware Requirements</w:t>
      </w:r>
    </w:p>
    <w:p w14:paraId="51A590D1" w14:textId="77777777" w:rsidR="00BD45E0" w:rsidRDefault="00000000">
      <w:pPr>
        <w:numPr>
          <w:ilvl w:val="0"/>
          <w:numId w:val="7"/>
        </w:numPr>
      </w:pPr>
      <w:r>
        <w:rPr>
          <w:rFonts w:ascii="Calibri" w:eastAsia="Calibri" w:hAnsi="Calibri" w:cs="Calibri"/>
          <w:b/>
        </w:rPr>
        <w:t>Processor:</w:t>
      </w:r>
      <w:r>
        <w:rPr>
          <w:rFonts w:ascii="Calibri" w:eastAsia="Calibri" w:hAnsi="Calibri" w:cs="Calibri"/>
        </w:rPr>
        <w:t xml:space="preserve"> Intel Core i5 (8th Gen or above) / AMD Ryzen 5 or equivalent.</w:t>
      </w:r>
    </w:p>
    <w:p w14:paraId="57B19278" w14:textId="77777777" w:rsidR="00BD45E0" w:rsidRDefault="00000000">
      <w:pPr>
        <w:numPr>
          <w:ilvl w:val="0"/>
          <w:numId w:val="7"/>
        </w:numPr>
      </w:pPr>
      <w:r>
        <w:rPr>
          <w:rFonts w:ascii="Calibri" w:eastAsia="Calibri" w:hAnsi="Calibri" w:cs="Calibri"/>
          <w:b/>
        </w:rPr>
        <w:t>RAM:</w:t>
      </w:r>
      <w:r>
        <w:rPr>
          <w:rFonts w:ascii="Calibri" w:eastAsia="Calibri" w:hAnsi="Calibri" w:cs="Calibri"/>
        </w:rPr>
        <w:t xml:space="preserve"> 8 GB minimum (16 GB recommended for concurrent instances of MongoDB, processing layers, and execution nodes).</w:t>
      </w:r>
    </w:p>
    <w:p w14:paraId="524CD8B0" w14:textId="77777777" w:rsidR="00BD45E0" w:rsidRDefault="00000000">
      <w:pPr>
        <w:numPr>
          <w:ilvl w:val="0"/>
          <w:numId w:val="7"/>
        </w:numPr>
        <w:spacing w:after="240"/>
      </w:pPr>
      <w:r>
        <w:rPr>
          <w:rFonts w:ascii="Calibri" w:eastAsia="Calibri" w:hAnsi="Calibri" w:cs="Calibri"/>
          <w:b/>
        </w:rPr>
        <w:t>Storage:</w:t>
      </w:r>
      <w:r>
        <w:rPr>
          <w:rFonts w:ascii="Calibri" w:eastAsia="Calibri" w:hAnsi="Calibri" w:cs="Calibri"/>
        </w:rPr>
        <w:t xml:space="preserve"> 1 GB of available disk workspace.</w:t>
      </w:r>
    </w:p>
    <w:p w14:paraId="6921C2A2" w14:textId="77777777" w:rsidR="00BD45E0" w:rsidRDefault="00000000">
      <w:pPr>
        <w:spacing w:line="240" w:lineRule="auto"/>
        <w:rPr>
          <w:rFonts w:ascii="Calibri" w:eastAsia="Calibri" w:hAnsi="Calibri" w:cs="Calibri"/>
          <w:b/>
          <w:sz w:val="32"/>
          <w:szCs w:val="32"/>
        </w:rPr>
      </w:pPr>
      <w:proofErr w:type="gramStart"/>
      <w:r>
        <w:rPr>
          <w:rFonts w:ascii="Calibri" w:eastAsia="Calibri" w:hAnsi="Calibri" w:cs="Calibri"/>
          <w:b/>
          <w:sz w:val="36"/>
          <w:szCs w:val="36"/>
        </w:rPr>
        <w:t>Epic:-</w:t>
      </w:r>
      <w:proofErr w:type="gramEnd"/>
      <w:r>
        <w:rPr>
          <w:rFonts w:ascii="Calibri" w:eastAsia="Calibri" w:hAnsi="Calibri" w:cs="Calibri"/>
          <w:b/>
          <w:sz w:val="36"/>
          <w:szCs w:val="36"/>
        </w:rPr>
        <w:t xml:space="preserve">1 PROJECT ARCHITECTURE </w:t>
      </w:r>
      <w:r>
        <w:rPr>
          <w:rFonts w:ascii="Calibri" w:eastAsia="Calibri" w:hAnsi="Calibri" w:cs="Calibri"/>
          <w:b/>
          <w:sz w:val="36"/>
          <w:szCs w:val="36"/>
        </w:rPr>
        <w:br/>
      </w:r>
      <w:r>
        <w:rPr>
          <w:rFonts w:ascii="Calibri" w:eastAsia="Calibri" w:hAnsi="Calibri" w:cs="Calibri"/>
          <w:b/>
          <w:sz w:val="36"/>
          <w:szCs w:val="36"/>
        </w:rPr>
        <w:br/>
      </w:r>
      <w:r>
        <w:rPr>
          <w:rFonts w:ascii="Calibri" w:eastAsia="Calibri" w:hAnsi="Calibri" w:cs="Calibri"/>
          <w:b/>
          <w:noProof/>
          <w:sz w:val="36"/>
          <w:szCs w:val="36"/>
        </w:rPr>
        <w:drawing>
          <wp:inline distT="114300" distB="114300" distL="114300" distR="114300" wp14:anchorId="06834EE1" wp14:editId="7675C9AE">
            <wp:extent cx="5943600" cy="3162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162300"/>
                    </a:xfrm>
                    <a:prstGeom prst="rect">
                      <a:avLst/>
                    </a:prstGeom>
                    <a:ln/>
                  </pic:spPr>
                </pic:pic>
              </a:graphicData>
            </a:graphic>
          </wp:inline>
        </w:drawing>
      </w:r>
    </w:p>
    <w:p w14:paraId="4F34B3DE" w14:textId="77777777" w:rsidR="00BD45E0" w:rsidRDefault="00000000">
      <w:pPr>
        <w:spacing w:line="240" w:lineRule="auto"/>
        <w:rPr>
          <w:rFonts w:ascii="Calibri" w:eastAsia="Calibri" w:hAnsi="Calibri" w:cs="Calibri"/>
          <w:b/>
          <w:sz w:val="34"/>
          <w:szCs w:val="34"/>
        </w:rPr>
      </w:pPr>
      <w:r>
        <w:rPr>
          <w:rFonts w:ascii="Calibri" w:eastAsia="Calibri" w:hAnsi="Calibri" w:cs="Calibri"/>
          <w:b/>
          <w:sz w:val="32"/>
          <w:szCs w:val="32"/>
        </w:rPr>
        <w:br/>
      </w:r>
    </w:p>
    <w:p w14:paraId="33E51E85" w14:textId="77777777" w:rsidR="00BD45E0"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77D0AA1B" w14:textId="77777777" w:rsidR="00BD45E0" w:rsidRDefault="00000000">
      <w:pPr>
        <w:pStyle w:val="Heading3"/>
        <w:keepNext w:val="0"/>
        <w:keepLines w:val="0"/>
        <w:spacing w:before="0"/>
        <w:rPr>
          <w:rFonts w:ascii="Calibri" w:eastAsia="Calibri" w:hAnsi="Calibri" w:cs="Calibri"/>
          <w:b/>
          <w:color w:val="000000"/>
          <w:sz w:val="26"/>
          <w:szCs w:val="26"/>
        </w:rPr>
      </w:pPr>
      <w:bookmarkStart w:id="48" w:name="_17dp8vu" w:colFirst="0" w:colLast="0"/>
      <w:bookmarkEnd w:id="48"/>
      <w:r>
        <w:rPr>
          <w:rFonts w:ascii="Calibri" w:eastAsia="Calibri" w:hAnsi="Calibri" w:cs="Calibri"/>
          <w:b/>
          <w:color w:val="000000"/>
          <w:sz w:val="26"/>
          <w:szCs w:val="26"/>
        </w:rPr>
        <w:t>Components Definition</w:t>
      </w:r>
    </w:p>
    <w:p w14:paraId="1B1ACD30" w14:textId="77777777" w:rsidR="00BD45E0" w:rsidRDefault="00000000">
      <w:pPr>
        <w:numPr>
          <w:ilvl w:val="0"/>
          <w:numId w:val="10"/>
        </w:numPr>
      </w:pPr>
      <w:r>
        <w:rPr>
          <w:rFonts w:ascii="Calibri" w:eastAsia="Calibri" w:hAnsi="Calibri" w:cs="Calibri"/>
          <w:b/>
        </w:rPr>
        <w:t>Interface:</w:t>
      </w:r>
      <w:r>
        <w:rPr>
          <w:rFonts w:ascii="Calibri" w:eastAsia="Calibri" w:hAnsi="Calibri" w:cs="Calibri"/>
        </w:rPr>
        <w:t xml:space="preserve"> API tools like Postman query distinct route paths to extract JSON entities.</w:t>
      </w:r>
    </w:p>
    <w:p w14:paraId="6E3E7C2F" w14:textId="77777777" w:rsidR="00BD45E0" w:rsidRDefault="00000000">
      <w:pPr>
        <w:numPr>
          <w:ilvl w:val="0"/>
          <w:numId w:val="10"/>
        </w:numPr>
      </w:pPr>
      <w:r>
        <w:rPr>
          <w:rFonts w:ascii="Calibri" w:eastAsia="Calibri" w:hAnsi="Calibri" w:cs="Calibri"/>
          <w:b/>
        </w:rPr>
        <w:lastRenderedPageBreak/>
        <w:t>Express Server Gateway:</w:t>
      </w:r>
      <w:r>
        <w:rPr>
          <w:rFonts w:ascii="Calibri" w:eastAsia="Calibri" w:hAnsi="Calibri" w:cs="Calibri"/>
        </w:rPr>
        <w:t xml:space="preserve"> Monitors network ports, maps explicit HTTP methods (GET, POST, PUT, DELETE), parses JSON payloads, and handles CORS headers.</w:t>
      </w:r>
    </w:p>
    <w:p w14:paraId="6E2EF76E" w14:textId="77777777" w:rsidR="00BD45E0" w:rsidRDefault="00000000">
      <w:pPr>
        <w:numPr>
          <w:ilvl w:val="0"/>
          <w:numId w:val="10"/>
        </w:numPr>
      </w:pPr>
      <w:r>
        <w:rPr>
          <w:rFonts w:ascii="Calibri" w:eastAsia="Calibri" w:hAnsi="Calibri" w:cs="Calibri"/>
          <w:b/>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1AD72795" w14:textId="77777777" w:rsidR="00BD45E0" w:rsidRDefault="00000000">
      <w:pPr>
        <w:numPr>
          <w:ilvl w:val="0"/>
          <w:numId w:val="10"/>
        </w:numPr>
      </w:pPr>
      <w:r>
        <w:rPr>
          <w:rFonts w:ascii="Calibri" w:eastAsia="Calibri" w:hAnsi="Calibri" w:cs="Calibri"/>
          <w:b/>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4B1632E7" w14:textId="77777777" w:rsidR="00BD45E0" w:rsidRDefault="00000000">
      <w:pPr>
        <w:numPr>
          <w:ilvl w:val="0"/>
          <w:numId w:val="10"/>
        </w:numPr>
      </w:pPr>
      <w:r>
        <w:rPr>
          <w:rFonts w:ascii="Calibri" w:eastAsia="Calibri" w:hAnsi="Calibri" w:cs="Calibri"/>
          <w:b/>
        </w:rPr>
        <w:t>Database Interface Layer:</w:t>
      </w:r>
      <w:r>
        <w:rPr>
          <w:rFonts w:ascii="Calibri" w:eastAsia="Calibri" w:hAnsi="Calibri" w:cs="Calibri"/>
        </w:rPr>
        <w:t xml:space="preserve"> Mongoose translates operational application logic into performant native MongoDB queries.</w:t>
      </w:r>
    </w:p>
    <w:p w14:paraId="2DABB577" w14:textId="77777777" w:rsidR="00BD45E0" w:rsidRDefault="00000000">
      <w:pPr>
        <w:numPr>
          <w:ilvl w:val="0"/>
          <w:numId w:val="10"/>
        </w:numPr>
        <w:spacing w:after="240"/>
      </w:pPr>
      <w:r>
        <w:rPr>
          <w:rFonts w:ascii="Calibri" w:eastAsia="Calibri" w:hAnsi="Calibri" w:cs="Calibri"/>
          <w:b/>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2F5D5F23" w14:textId="77777777" w:rsidR="00BD45E0" w:rsidRDefault="00000000">
      <w:pPr>
        <w:numPr>
          <w:ilvl w:val="0"/>
          <w:numId w:val="10"/>
        </w:numPr>
        <w:spacing w:after="240"/>
      </w:pPr>
      <w:proofErr w:type="spellStart"/>
      <w:r>
        <w:rPr>
          <w:rFonts w:ascii="Calibri" w:eastAsia="Calibri" w:hAnsi="Calibri" w:cs="Calibri"/>
          <w:b/>
        </w:rPr>
        <w:t>BlogGenerator</w:t>
      </w:r>
      <w:proofErr w:type="spellEnd"/>
      <w:r>
        <w:rPr>
          <w:rFonts w:ascii="Calibri" w:eastAsia="Calibri" w:hAnsi="Calibri" w:cs="Calibri"/>
          <w:b/>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2C179171" w14:textId="77777777" w:rsidR="00BD45E0" w:rsidRDefault="00BD45E0">
      <w:pPr>
        <w:pStyle w:val="Heading2"/>
        <w:keepNext w:val="0"/>
        <w:keepLines w:val="0"/>
        <w:spacing w:before="0" w:after="80"/>
        <w:rPr>
          <w:rFonts w:ascii="Calibri" w:eastAsia="Calibri" w:hAnsi="Calibri" w:cs="Calibri"/>
          <w:b/>
          <w:sz w:val="34"/>
          <w:szCs w:val="34"/>
        </w:rPr>
      </w:pPr>
      <w:bookmarkStart w:id="49" w:name="_3rdcrjn" w:colFirst="0" w:colLast="0"/>
      <w:bookmarkEnd w:id="49"/>
    </w:p>
    <w:p w14:paraId="1F3359B8" w14:textId="77777777" w:rsidR="00BD45E0" w:rsidRDefault="00000000">
      <w:pPr>
        <w:pStyle w:val="Heading2"/>
        <w:keepNext w:val="0"/>
        <w:keepLines w:val="0"/>
        <w:spacing w:before="0" w:after="80"/>
        <w:rPr>
          <w:rFonts w:ascii="Calibri" w:eastAsia="Calibri" w:hAnsi="Calibri" w:cs="Calibri"/>
          <w:b/>
          <w:sz w:val="34"/>
          <w:szCs w:val="34"/>
        </w:rPr>
      </w:pPr>
      <w:bookmarkStart w:id="50" w:name="_26in1rg" w:colFirst="0" w:colLast="0"/>
      <w:bookmarkEnd w:id="50"/>
      <w:r>
        <w:rPr>
          <w:rFonts w:ascii="Calibri" w:eastAsia="Calibri" w:hAnsi="Calibri" w:cs="Calibri"/>
          <w:b/>
          <w:sz w:val="34"/>
          <w:szCs w:val="34"/>
        </w:rPr>
        <w:t>Entity-Relationship (ER) Diagram Description</w:t>
      </w:r>
    </w:p>
    <w:p w14:paraId="1005AE21" w14:textId="77777777" w:rsidR="00BD45E0" w:rsidRDefault="00000000">
      <w:pPr>
        <w:spacing w:after="240"/>
        <w:rPr>
          <w:rFonts w:ascii="Calibri" w:eastAsia="Calibri" w:hAnsi="Calibri" w:cs="Calibri"/>
        </w:rPr>
      </w:pPr>
      <w:r>
        <w:rPr>
          <w:rFonts w:ascii="Calibri" w:eastAsia="Calibri" w:hAnsi="Calibri" w:cs="Calibri"/>
        </w:rPr>
        <w:lastRenderedPageBreak/>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1FC6FE0A" wp14:editId="300C99C7">
            <wp:extent cx="5943600" cy="422155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44F5EA00" w14:textId="77777777" w:rsidR="00BD45E0" w:rsidRDefault="00000000">
      <w:pPr>
        <w:pStyle w:val="Heading3"/>
        <w:keepNext w:val="0"/>
        <w:keepLines w:val="0"/>
        <w:spacing w:before="0"/>
        <w:rPr>
          <w:rFonts w:ascii="Calibri" w:eastAsia="Calibri" w:hAnsi="Calibri" w:cs="Calibri"/>
          <w:b/>
          <w:color w:val="000000"/>
          <w:sz w:val="26"/>
          <w:szCs w:val="26"/>
        </w:rPr>
      </w:pPr>
      <w:bookmarkStart w:id="51" w:name="_lnxbz9" w:colFirst="0" w:colLast="0"/>
      <w:bookmarkEnd w:id="51"/>
      <w:r>
        <w:rPr>
          <w:rFonts w:ascii="Calibri" w:eastAsia="Calibri" w:hAnsi="Calibri" w:cs="Calibri"/>
          <w:b/>
          <w:color w:val="000000"/>
          <w:sz w:val="26"/>
          <w:szCs w:val="26"/>
        </w:rPr>
        <w:t>1. User Entity</w:t>
      </w:r>
    </w:p>
    <w:p w14:paraId="291EDCD1" w14:textId="77777777" w:rsidR="00BD45E0" w:rsidRDefault="00000000">
      <w:pPr>
        <w:numPr>
          <w:ilvl w:val="0"/>
          <w:numId w:val="11"/>
        </w:num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009F719" w14:textId="77777777" w:rsidR="00BD45E0" w:rsidRDefault="00000000">
      <w:pPr>
        <w:numPr>
          <w:ilvl w:val="0"/>
          <w:numId w:val="11"/>
        </w:numPr>
      </w:pPr>
      <w:r>
        <w:rPr>
          <w:rFonts w:ascii="Calibri" w:eastAsia="Calibri" w:hAnsi="Calibri" w:cs="Calibri"/>
          <w:color w:val="188038"/>
        </w:rPr>
        <w:t>name</w:t>
      </w:r>
      <w:r>
        <w:rPr>
          <w:rFonts w:ascii="Calibri" w:eastAsia="Calibri" w:hAnsi="Calibri" w:cs="Calibri"/>
        </w:rPr>
        <w:t xml:space="preserve"> (String, Required)</w:t>
      </w:r>
    </w:p>
    <w:p w14:paraId="39594443" w14:textId="77777777" w:rsidR="00BD45E0" w:rsidRDefault="00000000">
      <w:pPr>
        <w:numPr>
          <w:ilvl w:val="0"/>
          <w:numId w:val="11"/>
        </w:numPr>
      </w:pPr>
      <w:r>
        <w:rPr>
          <w:rFonts w:ascii="Calibri" w:eastAsia="Calibri" w:hAnsi="Calibri" w:cs="Calibri"/>
          <w:color w:val="188038"/>
        </w:rPr>
        <w:t>email</w:t>
      </w:r>
      <w:r>
        <w:rPr>
          <w:rFonts w:ascii="Calibri" w:eastAsia="Calibri" w:hAnsi="Calibri" w:cs="Calibri"/>
        </w:rPr>
        <w:t xml:space="preserve"> (String, Required, Unique)</w:t>
      </w:r>
    </w:p>
    <w:p w14:paraId="309C9170" w14:textId="77777777" w:rsidR="00BD45E0" w:rsidRDefault="00000000">
      <w:pPr>
        <w:numPr>
          <w:ilvl w:val="0"/>
          <w:numId w:val="11"/>
        </w:numPr>
      </w:pPr>
      <w:r>
        <w:rPr>
          <w:rFonts w:ascii="Calibri" w:eastAsia="Calibri" w:hAnsi="Calibri" w:cs="Calibri"/>
          <w:color w:val="188038"/>
        </w:rPr>
        <w:t>password</w:t>
      </w:r>
      <w:r>
        <w:rPr>
          <w:rFonts w:ascii="Calibri" w:eastAsia="Calibri" w:hAnsi="Calibri" w:cs="Calibri"/>
        </w:rPr>
        <w:t xml:space="preserve"> (String, Hashed, Required)</w:t>
      </w:r>
    </w:p>
    <w:p w14:paraId="01843A07" w14:textId="77777777" w:rsidR="00BD45E0" w:rsidRDefault="00000000">
      <w:pPr>
        <w:numPr>
          <w:ilvl w:val="0"/>
          <w:numId w:val="11"/>
        </w:numPr>
        <w:spacing w:after="240"/>
      </w:pPr>
      <w:r>
        <w:rPr>
          <w:rFonts w:ascii="Calibri" w:eastAsia="Calibri" w:hAnsi="Calibri" w:cs="Calibri"/>
          <w:color w:val="188038"/>
        </w:rPr>
        <w:t>role</w:t>
      </w:r>
      <w:r>
        <w:rPr>
          <w:rFonts w:ascii="Calibri" w:eastAsia="Calibri" w:hAnsi="Calibri" w:cs="Calibri"/>
        </w:rPr>
        <w:t xml:space="preserve"> (String, Default: "reader")</w:t>
      </w:r>
    </w:p>
    <w:p w14:paraId="48B2C4D5" w14:textId="77777777" w:rsidR="00BD45E0" w:rsidRDefault="00000000">
      <w:pPr>
        <w:pStyle w:val="Heading3"/>
        <w:keepNext w:val="0"/>
        <w:keepLines w:val="0"/>
        <w:spacing w:before="0"/>
        <w:rPr>
          <w:rFonts w:ascii="Calibri" w:eastAsia="Calibri" w:hAnsi="Calibri" w:cs="Calibri"/>
          <w:b/>
          <w:color w:val="000000"/>
          <w:sz w:val="26"/>
          <w:szCs w:val="26"/>
        </w:rPr>
      </w:pPr>
      <w:bookmarkStart w:id="52" w:name="_35nkun2" w:colFirst="0" w:colLast="0"/>
      <w:bookmarkEnd w:id="52"/>
      <w:r>
        <w:rPr>
          <w:rFonts w:ascii="Calibri" w:eastAsia="Calibri" w:hAnsi="Calibri" w:cs="Calibri"/>
          <w:b/>
          <w:color w:val="000000"/>
          <w:sz w:val="26"/>
          <w:szCs w:val="26"/>
        </w:rPr>
        <w:t>2. Post Entity</w:t>
      </w:r>
    </w:p>
    <w:p w14:paraId="0D35F241" w14:textId="77777777" w:rsidR="00BD45E0" w:rsidRDefault="00000000">
      <w:pPr>
        <w:numPr>
          <w:ilvl w:val="0"/>
          <w:numId w:val="12"/>
        </w:num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699B6281" w14:textId="77777777" w:rsidR="00BD45E0" w:rsidRDefault="00000000">
      <w:pPr>
        <w:numPr>
          <w:ilvl w:val="0"/>
          <w:numId w:val="12"/>
        </w:num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091EE63A" w14:textId="77777777" w:rsidR="00BD45E0" w:rsidRDefault="00000000">
      <w:pPr>
        <w:numPr>
          <w:ilvl w:val="0"/>
          <w:numId w:val="12"/>
        </w:numPr>
      </w:pPr>
      <w:r>
        <w:rPr>
          <w:rFonts w:ascii="Calibri" w:eastAsia="Calibri" w:hAnsi="Calibri" w:cs="Calibri"/>
          <w:color w:val="188038"/>
        </w:rPr>
        <w:t>name</w:t>
      </w:r>
      <w:r>
        <w:rPr>
          <w:rFonts w:ascii="Calibri" w:eastAsia="Calibri" w:hAnsi="Calibri" w:cs="Calibri"/>
        </w:rPr>
        <w:t xml:space="preserve"> (String, Required - represents Title)</w:t>
      </w:r>
    </w:p>
    <w:p w14:paraId="0173001D" w14:textId="77777777" w:rsidR="00BD45E0" w:rsidRDefault="00000000">
      <w:pPr>
        <w:numPr>
          <w:ilvl w:val="0"/>
          <w:numId w:val="12"/>
        </w:numPr>
      </w:pPr>
      <w:r>
        <w:rPr>
          <w:rFonts w:ascii="Calibri" w:eastAsia="Calibri" w:hAnsi="Calibri" w:cs="Calibri"/>
          <w:color w:val="188038"/>
        </w:rPr>
        <w:t>photo</w:t>
      </w:r>
      <w:r>
        <w:rPr>
          <w:rFonts w:ascii="Calibri" w:eastAsia="Calibri" w:hAnsi="Calibri" w:cs="Calibri"/>
        </w:rPr>
        <w:t xml:space="preserve"> (Object/String pathway link)</w:t>
      </w:r>
    </w:p>
    <w:p w14:paraId="33D7FF20" w14:textId="77777777" w:rsidR="00BD45E0" w:rsidRDefault="00000000">
      <w:pPr>
        <w:numPr>
          <w:ilvl w:val="0"/>
          <w:numId w:val="12"/>
        </w:numPr>
      </w:pPr>
      <w:r>
        <w:rPr>
          <w:rFonts w:ascii="Calibri" w:eastAsia="Calibri" w:hAnsi="Calibri" w:cs="Calibri"/>
          <w:color w:val="188038"/>
        </w:rPr>
        <w:t>message</w:t>
      </w:r>
      <w:r>
        <w:rPr>
          <w:rFonts w:ascii="Calibri" w:eastAsia="Calibri" w:hAnsi="Calibri" w:cs="Calibri"/>
        </w:rPr>
        <w:t xml:space="preserve"> (String - Core content body)</w:t>
      </w:r>
    </w:p>
    <w:p w14:paraId="00633703" w14:textId="77777777" w:rsidR="00BD45E0" w:rsidRDefault="00000000">
      <w:pPr>
        <w:numPr>
          <w:ilvl w:val="0"/>
          <w:numId w:val="12"/>
        </w:numPr>
      </w:pPr>
      <w:r>
        <w:rPr>
          <w:rFonts w:ascii="Calibri" w:eastAsia="Calibri" w:hAnsi="Calibri" w:cs="Calibri"/>
          <w:color w:val="188038"/>
        </w:rPr>
        <w:t>likes</w:t>
      </w:r>
      <w:r>
        <w:rPr>
          <w:rFonts w:ascii="Calibri" w:eastAsia="Calibri" w:hAnsi="Calibri" w:cs="Calibri"/>
        </w:rPr>
        <w:t xml:space="preserve"> (Number, Default: 0)</w:t>
      </w:r>
    </w:p>
    <w:p w14:paraId="79421889" w14:textId="77777777" w:rsidR="00BD45E0" w:rsidRDefault="00000000">
      <w:pPr>
        <w:numPr>
          <w:ilvl w:val="0"/>
          <w:numId w:val="12"/>
        </w:numPr>
        <w:spacing w:after="240"/>
      </w:pPr>
      <w:r>
        <w:rPr>
          <w:rFonts w:ascii="Calibri" w:eastAsia="Calibri" w:hAnsi="Calibri" w:cs="Calibri"/>
          <w:color w:val="188038"/>
        </w:rPr>
        <w:t>timestamps</w:t>
      </w:r>
      <w:r>
        <w:rPr>
          <w:rFonts w:ascii="Calibri" w:eastAsia="Calibri" w:hAnsi="Calibri" w:cs="Calibri"/>
        </w:rPr>
        <w:t xml:space="preserve"> (True)</w:t>
      </w:r>
    </w:p>
    <w:p w14:paraId="77B428EE" w14:textId="77777777" w:rsidR="00BD45E0" w:rsidRDefault="00000000">
      <w:pPr>
        <w:pStyle w:val="Heading3"/>
        <w:keepNext w:val="0"/>
        <w:keepLines w:val="0"/>
        <w:spacing w:before="0"/>
        <w:rPr>
          <w:rFonts w:ascii="Calibri" w:eastAsia="Calibri" w:hAnsi="Calibri" w:cs="Calibri"/>
          <w:b/>
          <w:color w:val="000000"/>
          <w:sz w:val="26"/>
          <w:szCs w:val="26"/>
        </w:rPr>
      </w:pPr>
      <w:bookmarkStart w:id="53" w:name="_1ksv4uv" w:colFirst="0" w:colLast="0"/>
      <w:bookmarkEnd w:id="53"/>
      <w:r>
        <w:rPr>
          <w:rFonts w:ascii="Calibri" w:eastAsia="Calibri" w:hAnsi="Calibri" w:cs="Calibri"/>
          <w:b/>
          <w:color w:val="000000"/>
          <w:sz w:val="26"/>
          <w:szCs w:val="26"/>
        </w:rPr>
        <w:lastRenderedPageBreak/>
        <w:t>Key Structural Mappings</w:t>
      </w:r>
    </w:p>
    <w:p w14:paraId="55932B52" w14:textId="77777777" w:rsidR="00BD45E0" w:rsidRDefault="00000000">
      <w:pPr>
        <w:numPr>
          <w:ilvl w:val="0"/>
          <w:numId w:val="4"/>
        </w:numPr>
      </w:pPr>
      <w:r>
        <w:rPr>
          <w:rFonts w:ascii="Calibri" w:eastAsia="Calibri" w:hAnsi="Calibri" w:cs="Calibri"/>
          <w:b/>
        </w:rPr>
        <w:t>User to Post (One-to-Many):</w:t>
      </w:r>
      <w:r>
        <w:rPr>
          <w:rFonts w:ascii="Calibri" w:eastAsia="Calibri" w:hAnsi="Calibri" w:cs="Calibri"/>
        </w:rPr>
        <w:t xml:space="preserve"> An author can submit multiple blog documents.</w:t>
      </w:r>
    </w:p>
    <w:p w14:paraId="09F1C22F" w14:textId="77777777" w:rsidR="00BD45E0" w:rsidRDefault="00000000">
      <w:pPr>
        <w:numPr>
          <w:ilvl w:val="0"/>
          <w:numId w:val="4"/>
        </w:numPr>
      </w:pPr>
      <w:r>
        <w:rPr>
          <w:rFonts w:ascii="Calibri" w:eastAsia="Calibri" w:hAnsi="Calibri" w:cs="Calibri"/>
          <w:b/>
        </w:rPr>
        <w:t>User to Comment (One-to-Many):</w:t>
      </w:r>
      <w:r>
        <w:rPr>
          <w:rFonts w:ascii="Calibri" w:eastAsia="Calibri" w:hAnsi="Calibri" w:cs="Calibri"/>
        </w:rPr>
        <w:t xml:space="preserve"> Readers/Users can append multiple response comments across independent post nodes.</w:t>
      </w:r>
    </w:p>
    <w:p w14:paraId="1AB32CF0" w14:textId="77777777" w:rsidR="00BD45E0" w:rsidRDefault="00000000">
      <w:pPr>
        <w:numPr>
          <w:ilvl w:val="0"/>
          <w:numId w:val="4"/>
        </w:numPr>
        <w:spacing w:after="240"/>
      </w:pPr>
      <w:r>
        <w:rPr>
          <w:rFonts w:ascii="Calibri" w:eastAsia="Calibri" w:hAnsi="Calibri" w:cs="Calibri"/>
          <w:b/>
        </w:rPr>
        <w:t>Post to Comment (One-to-Many):</w:t>
      </w:r>
      <w:r>
        <w:rPr>
          <w:rFonts w:ascii="Calibri" w:eastAsia="Calibri" w:hAnsi="Calibri" w:cs="Calibri"/>
        </w:rPr>
        <w:t xml:space="preserve"> A single blog document stores individual referenced comment submissions.</w:t>
      </w:r>
    </w:p>
    <w:p w14:paraId="66CFBEF0" w14:textId="77777777" w:rsidR="00BD45E0" w:rsidRDefault="00000000">
      <w:pPr>
        <w:pStyle w:val="Heading2"/>
        <w:keepNext w:val="0"/>
        <w:keepLines w:val="0"/>
        <w:spacing w:before="0" w:after="80"/>
        <w:rPr>
          <w:rFonts w:ascii="Calibri" w:eastAsia="Calibri" w:hAnsi="Calibri" w:cs="Calibri"/>
          <w:b/>
          <w:sz w:val="34"/>
          <w:szCs w:val="34"/>
        </w:rPr>
      </w:pPr>
      <w:bookmarkStart w:id="54" w:name="_44sinio" w:colFirst="0" w:colLast="0"/>
      <w:bookmarkEnd w:id="54"/>
      <w:r>
        <w:rPr>
          <w:rFonts w:ascii="Calibri" w:eastAsia="Calibri" w:hAnsi="Calibri" w:cs="Calibri"/>
          <w:b/>
          <w:sz w:val="34"/>
          <w:szCs w:val="34"/>
        </w:rPr>
        <w:t>Key Features</w:t>
      </w:r>
    </w:p>
    <w:p w14:paraId="4ADCEF87" w14:textId="77777777" w:rsidR="00BD45E0" w:rsidRDefault="00000000">
      <w:pPr>
        <w:numPr>
          <w:ilvl w:val="0"/>
          <w:numId w:val="5"/>
        </w:numPr>
      </w:pPr>
      <w:r>
        <w:rPr>
          <w:rFonts w:ascii="Calibri" w:eastAsia="Calibri" w:hAnsi="Calibri" w:cs="Calibri"/>
          <w:b/>
          <w:sz w:val="24"/>
          <w:szCs w:val="24"/>
        </w:rPr>
        <w:t>Role-Based Route Guarding:</w:t>
      </w:r>
      <w:r>
        <w:rPr>
          <w:rFonts w:ascii="Calibri" w:eastAsia="Calibri" w:hAnsi="Calibri" w:cs="Calibri"/>
        </w:rPr>
        <w:t xml:space="preserve"> Strict token processing blocks unauthorized tiers from modifying core settings.</w:t>
      </w:r>
    </w:p>
    <w:p w14:paraId="18DDEEEE" w14:textId="77777777" w:rsidR="00BD45E0" w:rsidRDefault="00000000">
      <w:pPr>
        <w:numPr>
          <w:ilvl w:val="0"/>
          <w:numId w:val="5"/>
        </w:numPr>
      </w:pPr>
      <w:r>
        <w:rPr>
          <w:rFonts w:ascii="Calibri" w:eastAsia="Calibri" w:hAnsi="Calibri" w:cs="Calibri"/>
          <w:b/>
          <w:sz w:val="24"/>
          <w:szCs w:val="24"/>
        </w:rPr>
        <w:t>CRUD Blog Execution Engine:</w:t>
      </w:r>
      <w:r>
        <w:rPr>
          <w:rFonts w:ascii="Calibri" w:eastAsia="Calibri" w:hAnsi="Calibri" w:cs="Calibri"/>
        </w:rPr>
        <w:t xml:space="preserve"> Complete schema management over content definitions, status states, and asset assignment paths.</w:t>
      </w:r>
    </w:p>
    <w:p w14:paraId="1523CE9F" w14:textId="77777777" w:rsidR="00BD45E0" w:rsidRDefault="00000000">
      <w:pPr>
        <w:numPr>
          <w:ilvl w:val="0"/>
          <w:numId w:val="5"/>
        </w:numPr>
      </w:pPr>
      <w:r>
        <w:rPr>
          <w:rFonts w:ascii="Calibri" w:eastAsia="Calibri" w:hAnsi="Calibri" w:cs="Calibri"/>
          <w:b/>
          <w:sz w:val="24"/>
          <w:szCs w:val="24"/>
        </w:rPr>
        <w:t>Categorization System:</w:t>
      </w:r>
      <w:r>
        <w:rPr>
          <w:rFonts w:ascii="Calibri" w:eastAsia="Calibri" w:hAnsi="Calibri" w:cs="Calibri"/>
        </w:rPr>
        <w:t xml:space="preserve"> Native tag indices facilitate filtering and querying for enhanced discoverability.</w:t>
      </w:r>
    </w:p>
    <w:p w14:paraId="19BA590B" w14:textId="77777777" w:rsidR="00BD45E0" w:rsidRDefault="00000000">
      <w:pPr>
        <w:numPr>
          <w:ilvl w:val="0"/>
          <w:numId w:val="5"/>
        </w:numPr>
      </w:pPr>
      <w:r>
        <w:rPr>
          <w:rFonts w:ascii="Calibri" w:eastAsia="Calibri" w:hAnsi="Calibri" w:cs="Calibri"/>
          <w:b/>
          <w:sz w:val="24"/>
          <w:szCs w:val="24"/>
        </w:rPr>
        <w:t>Comment Moderation Logic</w:t>
      </w:r>
      <w:r>
        <w:rPr>
          <w:rFonts w:ascii="Calibri" w:eastAsia="Calibri" w:hAnsi="Calibri" w:cs="Calibri"/>
        </w:rPr>
        <w:t>: Protected entry points for updating moderation flags (approved, pending, spam).</w:t>
      </w:r>
    </w:p>
    <w:p w14:paraId="1CF6C614" w14:textId="77777777" w:rsidR="00BD45E0" w:rsidRDefault="00000000">
      <w:pPr>
        <w:numPr>
          <w:ilvl w:val="0"/>
          <w:numId w:val="5"/>
        </w:numPr>
      </w:pPr>
      <w:r>
        <w:rPr>
          <w:rFonts w:ascii="Calibri" w:eastAsia="Calibri" w:hAnsi="Calibri" w:cs="Calibri"/>
        </w:rPr>
        <w:t>Sanitization Safeguards: Payload parameter sanitation prevents XSS vectors and NoSQL parameter manipulation injections.</w:t>
      </w:r>
    </w:p>
    <w:p w14:paraId="4219A0E4" w14:textId="77777777" w:rsidR="00BD45E0" w:rsidRDefault="00000000">
      <w:pPr>
        <w:numPr>
          <w:ilvl w:val="0"/>
          <w:numId w:val="5"/>
        </w:numPr>
      </w:pPr>
      <w:r>
        <w:rPr>
          <w:rFonts w:ascii="Calibri" w:eastAsia="Calibri" w:hAnsi="Calibri" w:cs="Calibri"/>
          <w:b/>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6C3E2A6F" w14:textId="77777777" w:rsidR="00BD45E0" w:rsidRDefault="00000000">
      <w:pPr>
        <w:numPr>
          <w:ilvl w:val="0"/>
          <w:numId w:val="5"/>
        </w:numPr>
      </w:pPr>
      <w:r>
        <w:rPr>
          <w:rFonts w:ascii="Calibri" w:eastAsia="Calibri" w:hAnsi="Calibri" w:cs="Calibri"/>
          <w:b/>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27EEDBD6" w14:textId="77777777" w:rsidR="00BD45E0" w:rsidRDefault="00BD45E0">
      <w:pPr>
        <w:pStyle w:val="Heading2"/>
        <w:keepNext w:val="0"/>
        <w:keepLines w:val="0"/>
        <w:spacing w:before="0" w:after="80"/>
        <w:rPr>
          <w:rFonts w:ascii="Calibri" w:eastAsia="Calibri" w:hAnsi="Calibri" w:cs="Calibri"/>
          <w:b/>
          <w:sz w:val="34"/>
          <w:szCs w:val="34"/>
        </w:rPr>
      </w:pPr>
      <w:bookmarkStart w:id="55" w:name="_2jxsxqh" w:colFirst="0" w:colLast="0"/>
      <w:bookmarkEnd w:id="55"/>
    </w:p>
    <w:p w14:paraId="11746FCB" w14:textId="77777777" w:rsidR="00BD45E0" w:rsidRDefault="00000000">
      <w:pPr>
        <w:pStyle w:val="Heading2"/>
        <w:keepNext w:val="0"/>
        <w:keepLines w:val="0"/>
        <w:spacing w:before="0" w:after="80"/>
        <w:rPr>
          <w:rFonts w:ascii="Calibri" w:eastAsia="Calibri" w:hAnsi="Calibri" w:cs="Calibri"/>
          <w:b/>
          <w:sz w:val="34"/>
          <w:szCs w:val="34"/>
        </w:rPr>
      </w:pPr>
      <w:bookmarkStart w:id="56" w:name="_z337ya" w:colFirst="0" w:colLast="0"/>
      <w:bookmarkEnd w:id="56"/>
      <w:r>
        <w:rPr>
          <w:rFonts w:ascii="Calibri" w:eastAsia="Calibri" w:hAnsi="Calibri" w:cs="Calibri"/>
          <w:b/>
          <w:sz w:val="34"/>
          <w:szCs w:val="34"/>
        </w:rPr>
        <w:t>Roles and Responsibilities</w:t>
      </w:r>
    </w:p>
    <w:p w14:paraId="3AF18A6D" w14:textId="77777777" w:rsidR="00BD45E0" w:rsidRDefault="00000000">
      <w:pPr>
        <w:numPr>
          <w:ilvl w:val="0"/>
          <w:numId w:val="3"/>
        </w:numPr>
      </w:pPr>
      <w:r>
        <w:rPr>
          <w:rFonts w:ascii="Calibri" w:eastAsia="Calibri" w:hAnsi="Calibri" w:cs="Calibri"/>
          <w:b/>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5F583C9B" w14:textId="77777777" w:rsidR="00BD45E0" w:rsidRDefault="00000000">
      <w:pPr>
        <w:numPr>
          <w:ilvl w:val="0"/>
          <w:numId w:val="3"/>
        </w:numPr>
      </w:pPr>
      <w:r>
        <w:rPr>
          <w:rFonts w:ascii="Calibri" w:eastAsia="Calibri" w:hAnsi="Calibri" w:cs="Calibri"/>
          <w:b/>
        </w:rPr>
        <w:t>Editor:</w:t>
      </w:r>
      <w:r>
        <w:rPr>
          <w:rFonts w:ascii="Calibri" w:eastAsia="Calibri" w:hAnsi="Calibri" w:cs="Calibri"/>
        </w:rPr>
        <w:t xml:space="preserve"> Focuses on editorial workflows. Reviews pending draft posts, marks records for instant publication, and handles category cleanup scripts.</w:t>
      </w:r>
    </w:p>
    <w:p w14:paraId="5719EB50" w14:textId="77777777" w:rsidR="00BD45E0" w:rsidRDefault="00000000">
      <w:pPr>
        <w:numPr>
          <w:ilvl w:val="0"/>
          <w:numId w:val="3"/>
        </w:numPr>
      </w:pPr>
      <w:r>
        <w:rPr>
          <w:rFonts w:ascii="Calibri" w:eastAsia="Calibri" w:hAnsi="Calibri" w:cs="Calibri"/>
          <w:b/>
        </w:rPr>
        <w:t>Author:</w:t>
      </w:r>
      <w:r>
        <w:rPr>
          <w:rFonts w:ascii="Calibri" w:eastAsia="Calibri" w:hAnsi="Calibri" w:cs="Calibri"/>
        </w:rPr>
        <w:t xml:space="preserve"> Restricted account access. Can issue creation statements only for posts bound to their explicit account record.</w:t>
      </w:r>
    </w:p>
    <w:p w14:paraId="18653036" w14:textId="77777777" w:rsidR="00BD45E0" w:rsidRDefault="00000000">
      <w:pPr>
        <w:numPr>
          <w:ilvl w:val="0"/>
          <w:numId w:val="3"/>
        </w:numPr>
        <w:spacing w:after="240"/>
      </w:pPr>
      <w:r>
        <w:rPr>
          <w:rFonts w:ascii="Calibri" w:eastAsia="Calibri" w:hAnsi="Calibri" w:cs="Calibri"/>
          <w:b/>
        </w:rPr>
        <w:t>Reader:</w:t>
      </w:r>
      <w:r>
        <w:rPr>
          <w:rFonts w:ascii="Calibri" w:eastAsia="Calibri" w:hAnsi="Calibri" w:cs="Calibri"/>
        </w:rPr>
        <w:t xml:space="preserve"> Consumer access profile. Reads published materials and posts comments under an ongoing authenticated identity.</w:t>
      </w:r>
    </w:p>
    <w:p w14:paraId="7CF73A6A" w14:textId="77777777" w:rsidR="00BD45E0" w:rsidRDefault="00000000">
      <w:pPr>
        <w:spacing w:after="240"/>
        <w:rPr>
          <w:rFonts w:ascii="Calibri" w:eastAsia="Calibri" w:hAnsi="Calibri" w:cs="Calibri"/>
        </w:rPr>
      </w:pPr>
      <w:r>
        <w:rPr>
          <w:rFonts w:ascii="Calibri" w:eastAsia="Calibri" w:hAnsi="Calibri" w:cs="Calibri"/>
          <w:b/>
          <w:sz w:val="30"/>
          <w:szCs w:val="30"/>
        </w:rPr>
        <w:lastRenderedPageBreak/>
        <w:t>User Flow:</w:t>
      </w:r>
      <w:r>
        <w:rPr>
          <w:rFonts w:ascii="Calibri" w:eastAsia="Calibri" w:hAnsi="Calibri" w:cs="Calibri"/>
        </w:rPr>
        <w:br/>
      </w:r>
      <w:r>
        <w:rPr>
          <w:rFonts w:ascii="Calibri" w:eastAsia="Calibri" w:hAnsi="Calibri" w:cs="Calibri"/>
          <w:noProof/>
        </w:rPr>
        <w:drawing>
          <wp:inline distT="114300" distB="114300" distL="114300" distR="114300" wp14:anchorId="6E744075" wp14:editId="7CD9A82F">
            <wp:extent cx="5943600" cy="486024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3388FA8E" w14:textId="77777777" w:rsidR="00BD45E0" w:rsidRDefault="00000000">
      <w:pPr>
        <w:pStyle w:val="Heading2"/>
        <w:keepNext w:val="0"/>
        <w:keepLines w:val="0"/>
        <w:spacing w:before="0" w:after="80"/>
        <w:rPr>
          <w:rFonts w:ascii="Calibri" w:eastAsia="Calibri" w:hAnsi="Calibri" w:cs="Calibri"/>
          <w:b/>
          <w:sz w:val="34"/>
          <w:szCs w:val="34"/>
        </w:rPr>
      </w:pPr>
      <w:bookmarkStart w:id="57" w:name="_3j2qqm3" w:colFirst="0" w:colLast="0"/>
      <w:bookmarkEnd w:id="57"/>
      <w:r>
        <w:rPr>
          <w:rFonts w:ascii="Calibri" w:eastAsia="Calibri" w:hAnsi="Calibri" w:cs="Calibri"/>
          <w:b/>
          <w:sz w:val="34"/>
          <w:szCs w:val="34"/>
        </w:rPr>
        <w:t>MVC Architecture Pattern</w:t>
      </w:r>
    </w:p>
    <w:p w14:paraId="2900F1C7" w14:textId="77777777" w:rsidR="00BD45E0"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451611A1" wp14:editId="7AAF1F62">
            <wp:extent cx="5731200" cy="3225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3225800"/>
                    </a:xfrm>
                    <a:prstGeom prst="rect">
                      <a:avLst/>
                    </a:prstGeom>
                    <a:ln/>
                  </pic:spPr>
                </pic:pic>
              </a:graphicData>
            </a:graphic>
          </wp:inline>
        </w:drawing>
      </w:r>
    </w:p>
    <w:p w14:paraId="2448311E" w14:textId="77777777" w:rsidR="00BD45E0" w:rsidRDefault="00000000">
      <w:pPr>
        <w:pStyle w:val="Heading3"/>
        <w:keepNext w:val="0"/>
        <w:keepLines w:val="0"/>
        <w:spacing w:before="0"/>
        <w:rPr>
          <w:rFonts w:ascii="Calibri" w:eastAsia="Calibri" w:hAnsi="Calibri" w:cs="Calibri"/>
          <w:b/>
          <w:color w:val="000000"/>
          <w:sz w:val="26"/>
          <w:szCs w:val="26"/>
        </w:rPr>
      </w:pPr>
      <w:bookmarkStart w:id="58" w:name="_1y810tw" w:colFirst="0" w:colLast="0"/>
      <w:bookmarkEnd w:id="58"/>
      <w:r>
        <w:rPr>
          <w:rFonts w:ascii="Calibri" w:eastAsia="Calibri" w:hAnsi="Calibri" w:cs="Calibri"/>
          <w:b/>
          <w:color w:val="000000"/>
          <w:sz w:val="26"/>
          <w:szCs w:val="26"/>
        </w:rPr>
        <w:t>Model Layer (Data Blueprint)</w:t>
      </w:r>
    </w:p>
    <w:p w14:paraId="00910CDE" w14:textId="77777777" w:rsidR="00BD45E0"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57A74044" w14:textId="77777777" w:rsidR="00BD45E0" w:rsidRDefault="00000000">
      <w:pPr>
        <w:pStyle w:val="Heading3"/>
        <w:keepNext w:val="0"/>
        <w:keepLines w:val="0"/>
        <w:spacing w:before="0"/>
        <w:rPr>
          <w:rFonts w:ascii="Calibri" w:eastAsia="Calibri" w:hAnsi="Calibri" w:cs="Calibri"/>
          <w:b/>
          <w:color w:val="000000"/>
          <w:sz w:val="26"/>
          <w:szCs w:val="26"/>
        </w:rPr>
      </w:pPr>
      <w:bookmarkStart w:id="59" w:name="_4i7ojhp" w:colFirst="0" w:colLast="0"/>
      <w:bookmarkEnd w:id="59"/>
      <w:r>
        <w:rPr>
          <w:rFonts w:ascii="Calibri" w:eastAsia="Calibri" w:hAnsi="Calibri" w:cs="Calibri"/>
          <w:b/>
          <w:color w:val="000000"/>
          <w:sz w:val="26"/>
          <w:szCs w:val="26"/>
        </w:rPr>
        <w:t>Controller Layer (Execution Matrix)</w:t>
      </w:r>
    </w:p>
    <w:p w14:paraId="46596392" w14:textId="77777777" w:rsidR="00BD45E0"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6E4DA86F" w14:textId="77777777" w:rsidR="00BD45E0" w:rsidRDefault="00000000">
      <w:pPr>
        <w:pStyle w:val="Heading3"/>
        <w:keepNext w:val="0"/>
        <w:keepLines w:val="0"/>
        <w:spacing w:before="0"/>
        <w:rPr>
          <w:rFonts w:ascii="Calibri" w:eastAsia="Calibri" w:hAnsi="Calibri" w:cs="Calibri"/>
          <w:b/>
          <w:color w:val="000000"/>
          <w:sz w:val="26"/>
          <w:szCs w:val="26"/>
        </w:rPr>
      </w:pPr>
      <w:bookmarkStart w:id="60" w:name="_2xcytpi" w:colFirst="0" w:colLast="0"/>
      <w:bookmarkEnd w:id="60"/>
      <w:r>
        <w:rPr>
          <w:rFonts w:ascii="Calibri" w:eastAsia="Calibri" w:hAnsi="Calibri" w:cs="Calibri"/>
          <w:b/>
          <w:color w:val="000000"/>
          <w:sz w:val="26"/>
          <w:szCs w:val="26"/>
        </w:rPr>
        <w:t>View Layer (Routing Network Interface)</w:t>
      </w:r>
    </w:p>
    <w:p w14:paraId="3443A6B5" w14:textId="77777777" w:rsidR="00BD45E0"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rPr>
        <w:t>Routing Layer</w:t>
      </w:r>
      <w:r>
        <w:rPr>
          <w:rFonts w:ascii="Calibri" w:eastAsia="Calibri" w:hAnsi="Calibri" w:cs="Calibri"/>
        </w:rPr>
        <w:t>. It links network requests on specified paths directly to their associated controller handler logic maps.</w:t>
      </w:r>
    </w:p>
    <w:p w14:paraId="225F3550" w14:textId="77777777" w:rsidR="00BD45E0" w:rsidRDefault="00000000">
      <w:pPr>
        <w:pStyle w:val="Heading2"/>
        <w:keepNext w:val="0"/>
        <w:keepLines w:val="0"/>
        <w:spacing w:before="0" w:after="0" w:line="240" w:lineRule="auto"/>
        <w:rPr>
          <w:rFonts w:ascii="Calibri" w:eastAsia="Calibri" w:hAnsi="Calibri" w:cs="Calibri"/>
          <w:b/>
          <w:sz w:val="24"/>
          <w:szCs w:val="24"/>
        </w:rPr>
      </w:pPr>
      <w:r>
        <w:rPr>
          <w:rFonts w:ascii="Calibri" w:eastAsia="Calibri" w:hAnsi="Calibri" w:cs="Calibri"/>
          <w:b/>
          <w:sz w:val="36"/>
          <w:szCs w:val="36"/>
        </w:rPr>
        <w:t>Epic2: Project Setup and Configuration</w:t>
      </w:r>
      <w:r>
        <w:rPr>
          <w:rFonts w:ascii="Calibri" w:eastAsia="Calibri" w:hAnsi="Calibri" w:cs="Calibri"/>
          <w:b/>
          <w:sz w:val="36"/>
          <w:szCs w:val="36"/>
        </w:rPr>
        <w:br/>
      </w:r>
      <w:r>
        <w:rPr>
          <w:rFonts w:ascii="Calibri" w:eastAsia="Calibri" w:hAnsi="Calibri" w:cs="Calibri"/>
          <w:b/>
          <w:sz w:val="36"/>
          <w:szCs w:val="36"/>
        </w:rPr>
        <w:br/>
      </w:r>
      <w:r>
        <w:rPr>
          <w:rFonts w:ascii="Calibri" w:eastAsia="Calibri" w:hAnsi="Calibri" w:cs="Calibri"/>
          <w:b/>
          <w:sz w:val="24"/>
          <w:szCs w:val="24"/>
        </w:rPr>
        <w:t>Creating project folder</w:t>
      </w:r>
    </w:p>
    <w:p w14:paraId="398D0372" w14:textId="77777777" w:rsidR="00BD45E0" w:rsidRDefault="00BD45E0">
      <w:pPr>
        <w:rPr>
          <w:rFonts w:ascii="Calibri" w:eastAsia="Calibri" w:hAnsi="Calibri" w:cs="Calibri"/>
        </w:rPr>
      </w:pPr>
    </w:p>
    <w:p w14:paraId="71CA0DE5" w14:textId="77777777" w:rsidR="00BD45E0"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6F83F017" w14:textId="77777777" w:rsidR="00BD45E0"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 xml:space="preserve">2.  Inside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339EA3C2" w14:textId="77777777" w:rsidR="00BD45E0"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67FD17A0" w14:textId="77777777" w:rsidR="00BD45E0" w:rsidRDefault="00000000">
      <w:pPr>
        <w:spacing w:after="160" w:line="259" w:lineRule="auto"/>
        <w:ind w:left="720"/>
        <w:jc w:val="both"/>
        <w:rPr>
          <w:rFonts w:ascii="Calibri" w:eastAsia="Calibri" w:hAnsi="Calibri" w:cs="Calibri"/>
          <w:b/>
          <w:sz w:val="24"/>
          <w:szCs w:val="24"/>
        </w:rPr>
      </w:pPr>
      <w:r>
        <w:rPr>
          <w:rFonts w:ascii="Calibri" w:eastAsia="Calibri" w:hAnsi="Calibri" w:cs="Calibri"/>
          <w:noProof/>
          <w:sz w:val="24"/>
          <w:szCs w:val="24"/>
        </w:rPr>
        <w:drawing>
          <wp:inline distT="114300" distB="114300" distL="114300" distR="114300" wp14:anchorId="2B53E0E6" wp14:editId="4BE7996B">
            <wp:extent cx="4238625" cy="53236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sz w:val="24"/>
          <w:szCs w:val="24"/>
        </w:rPr>
        <w:t>Server setup (</w:t>
      </w:r>
      <w:proofErr w:type="spellStart"/>
      <w:r>
        <w:rPr>
          <w:rFonts w:ascii="Calibri" w:eastAsia="Calibri" w:hAnsi="Calibri" w:cs="Calibri"/>
          <w:b/>
          <w:sz w:val="24"/>
          <w:szCs w:val="24"/>
        </w:rPr>
        <w:t>npm</w:t>
      </w:r>
      <w:proofErr w:type="spellEnd"/>
      <w:r>
        <w:rPr>
          <w:rFonts w:ascii="Calibri" w:eastAsia="Calibri" w:hAnsi="Calibri" w:cs="Calibri"/>
          <w:b/>
          <w:sz w:val="24"/>
          <w:szCs w:val="24"/>
        </w:rPr>
        <w:t xml:space="preserve"> </w:t>
      </w:r>
      <w:proofErr w:type="spellStart"/>
      <w:r>
        <w:rPr>
          <w:rFonts w:ascii="Calibri" w:eastAsia="Calibri" w:hAnsi="Calibri" w:cs="Calibri"/>
          <w:b/>
          <w:sz w:val="24"/>
          <w:szCs w:val="24"/>
        </w:rPr>
        <w:t>init</w:t>
      </w:r>
      <w:proofErr w:type="spellEnd"/>
      <w:r>
        <w:rPr>
          <w:rFonts w:ascii="Calibri" w:eastAsia="Calibri" w:hAnsi="Calibri" w:cs="Calibri"/>
          <w:b/>
          <w:sz w:val="24"/>
          <w:szCs w:val="24"/>
        </w:rPr>
        <w:t>)</w:t>
      </w:r>
    </w:p>
    <w:p w14:paraId="73804045" w14:textId="77777777" w:rsidR="00BD45E0" w:rsidRDefault="00000000">
      <w:pPr>
        <w:numPr>
          <w:ilvl w:val="1"/>
          <w:numId w:val="9"/>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1A2E8D88" w14:textId="77777777" w:rsidR="00BD45E0" w:rsidRDefault="00000000">
      <w:pPr>
        <w:numPr>
          <w:ilvl w:val="2"/>
          <w:numId w:val="9"/>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06F854A1" w14:textId="77777777" w:rsidR="00BD45E0" w:rsidRDefault="00000000">
      <w:pPr>
        <w:numPr>
          <w:ilvl w:val="1"/>
          <w:numId w:val="9"/>
        </w:numPr>
        <w:spacing w:line="259" w:lineRule="auto"/>
        <w:rPr>
          <w:rFonts w:ascii="Calibri" w:eastAsia="Calibri" w:hAnsi="Calibri" w:cs="Calibri"/>
          <w:sz w:val="24"/>
          <w:szCs w:val="24"/>
        </w:rPr>
      </w:pPr>
      <w:r>
        <w:rPr>
          <w:rFonts w:ascii="Calibri" w:eastAsia="Calibri" w:hAnsi="Calibri" w:cs="Calibri"/>
          <w:sz w:val="24"/>
          <w:szCs w:val="24"/>
        </w:rPr>
        <w:t>Create files:</w:t>
      </w:r>
    </w:p>
    <w:p w14:paraId="7FD35D21" w14:textId="77777777" w:rsidR="00BD45E0" w:rsidRDefault="00000000">
      <w:pPr>
        <w:numPr>
          <w:ilvl w:val="2"/>
          <w:numId w:val="9"/>
        </w:numPr>
        <w:spacing w:line="259" w:lineRule="auto"/>
        <w:rPr>
          <w:rFonts w:ascii="Calibri" w:eastAsia="Calibri" w:hAnsi="Calibri" w:cs="Calibri"/>
          <w:sz w:val="24"/>
          <w:szCs w:val="24"/>
        </w:rPr>
      </w:pPr>
      <w:r>
        <w:rPr>
          <w:rFonts w:ascii="Calibri" w:eastAsia="Calibri" w:hAnsi="Calibri" w:cs="Calibri"/>
          <w:sz w:val="24"/>
          <w:szCs w:val="24"/>
        </w:rPr>
        <w:t>server.js</w:t>
      </w:r>
    </w:p>
    <w:p w14:paraId="6AA8C77A" w14:textId="77777777" w:rsidR="00BD45E0" w:rsidRDefault="00000000">
      <w:pPr>
        <w:numPr>
          <w:ilvl w:val="1"/>
          <w:numId w:val="9"/>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67F98356" w14:textId="77777777" w:rsidR="00BD45E0" w:rsidRDefault="00000000">
      <w:pPr>
        <w:numPr>
          <w:ilvl w:val="2"/>
          <w:numId w:val="9"/>
        </w:numPr>
        <w:spacing w:line="259" w:lineRule="auto"/>
        <w:rPr>
          <w:rFonts w:ascii="Calibri" w:eastAsia="Calibri" w:hAnsi="Calibri" w:cs="Calibri"/>
          <w:sz w:val="24"/>
          <w:szCs w:val="24"/>
        </w:rPr>
      </w:pPr>
      <w:r>
        <w:rPr>
          <w:rFonts w:ascii="Calibri" w:eastAsia="Calibri" w:hAnsi="Calibri" w:cs="Calibri"/>
          <w:sz w:val="24"/>
          <w:szCs w:val="24"/>
        </w:rPr>
        <w:t>models</w:t>
      </w:r>
    </w:p>
    <w:p w14:paraId="6A306949" w14:textId="77777777" w:rsidR="00BD45E0" w:rsidRDefault="00000000">
      <w:pPr>
        <w:numPr>
          <w:ilvl w:val="2"/>
          <w:numId w:val="9"/>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5E43F6B3" w14:textId="77777777" w:rsidR="00BD45E0" w:rsidRDefault="00000000">
      <w:pPr>
        <w:numPr>
          <w:ilvl w:val="2"/>
          <w:numId w:val="9"/>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705C216B" w14:textId="77777777" w:rsidR="00BD45E0" w:rsidRDefault="00000000">
      <w:pPr>
        <w:widowControl w:val="0"/>
        <w:tabs>
          <w:tab w:val="left" w:pos="1469"/>
          <w:tab w:val="left" w:pos="1470"/>
        </w:tabs>
        <w:spacing w:before="17" w:line="357" w:lineRule="auto"/>
        <w:ind w:right="765"/>
        <w:jc w:val="both"/>
        <w:rPr>
          <w:rFonts w:ascii="Calibri" w:eastAsia="Calibri" w:hAnsi="Calibri" w:cs="Calibri"/>
          <w:b/>
        </w:rPr>
      </w:pPr>
      <w:r>
        <w:rPr>
          <w:rFonts w:ascii="Calibri" w:eastAsia="Calibri" w:hAnsi="Calibri" w:cs="Calibri"/>
          <w:b/>
          <w:sz w:val="36"/>
          <w:szCs w:val="36"/>
        </w:rPr>
        <w:t>Epic 3: Backend Development</w:t>
      </w:r>
      <w:r>
        <w:rPr>
          <w:rFonts w:ascii="Calibri" w:eastAsia="Calibri" w:hAnsi="Calibri" w:cs="Calibri"/>
          <w:b/>
        </w:rPr>
        <w:br/>
        <w:t>Server.js</w:t>
      </w:r>
    </w:p>
    <w:p w14:paraId="197AF165" w14:textId="77777777" w:rsidR="00BD45E0" w:rsidRDefault="00000000">
      <w:pPr>
        <w:widowControl w:val="0"/>
        <w:tabs>
          <w:tab w:val="left" w:pos="1469"/>
          <w:tab w:val="left" w:pos="1470"/>
        </w:tabs>
        <w:spacing w:before="17" w:line="357" w:lineRule="auto"/>
        <w:ind w:right="765"/>
        <w:jc w:val="both"/>
        <w:rPr>
          <w:rFonts w:ascii="Calibri" w:eastAsia="Calibri" w:hAnsi="Calibri" w:cs="Calibri"/>
          <w:b/>
        </w:rPr>
      </w:pPr>
      <w:r>
        <w:rPr>
          <w:rFonts w:ascii="Calibri" w:eastAsia="Calibri" w:hAnsi="Calibri" w:cs="Calibri"/>
          <w:b/>
          <w:noProof/>
        </w:rPr>
        <w:drawing>
          <wp:inline distT="114300" distB="114300" distL="114300" distR="114300" wp14:anchorId="0EF56AC0" wp14:editId="780D0929">
            <wp:extent cx="5943600" cy="22987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2298700"/>
                    </a:xfrm>
                    <a:prstGeom prst="rect">
                      <a:avLst/>
                    </a:prstGeom>
                    <a:ln/>
                  </pic:spPr>
                </pic:pic>
              </a:graphicData>
            </a:graphic>
          </wp:inline>
        </w:drawing>
      </w:r>
    </w:p>
    <w:p w14:paraId="1C8B7C58" w14:textId="77777777" w:rsidR="00BD45E0" w:rsidRDefault="00000000">
      <w:pPr>
        <w:widowControl w:val="0"/>
        <w:tabs>
          <w:tab w:val="left" w:pos="1469"/>
          <w:tab w:val="left" w:pos="1470"/>
        </w:tabs>
        <w:spacing w:before="17" w:line="357" w:lineRule="auto"/>
        <w:ind w:right="765"/>
        <w:jc w:val="both"/>
        <w:rPr>
          <w:rFonts w:ascii="Calibri" w:eastAsia="Calibri" w:hAnsi="Calibri" w:cs="Calibri"/>
          <w:b/>
        </w:rPr>
      </w:pPr>
      <w:r>
        <w:rPr>
          <w:rFonts w:ascii="Calibri" w:eastAsia="Calibri" w:hAnsi="Calibri" w:cs="Calibri"/>
          <w:b/>
        </w:rPr>
        <w:t xml:space="preserve">App.js </w:t>
      </w:r>
    </w:p>
    <w:p w14:paraId="2E2E0ED7" w14:textId="77777777" w:rsidR="00BD45E0" w:rsidRDefault="00000000">
      <w:pPr>
        <w:widowControl w:val="0"/>
        <w:tabs>
          <w:tab w:val="left" w:pos="1469"/>
          <w:tab w:val="left" w:pos="1470"/>
        </w:tabs>
        <w:spacing w:before="17" w:line="357" w:lineRule="auto"/>
        <w:ind w:right="765"/>
        <w:jc w:val="both"/>
        <w:rPr>
          <w:rFonts w:ascii="Calibri" w:eastAsia="Calibri" w:hAnsi="Calibri" w:cs="Calibri"/>
          <w:b/>
        </w:rPr>
      </w:pPr>
      <w:r>
        <w:rPr>
          <w:rFonts w:ascii="Calibri" w:eastAsia="Calibri" w:hAnsi="Calibri" w:cs="Calibri"/>
          <w:b/>
          <w:noProof/>
        </w:rPr>
        <w:drawing>
          <wp:inline distT="114300" distB="114300" distL="114300" distR="114300" wp14:anchorId="272559B0" wp14:editId="5EEE8F13">
            <wp:extent cx="5943600" cy="42005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4200525"/>
                    </a:xfrm>
                    <a:prstGeom prst="rect">
                      <a:avLst/>
                    </a:prstGeom>
                    <a:ln/>
                  </pic:spPr>
                </pic:pic>
              </a:graphicData>
            </a:graphic>
          </wp:inline>
        </w:drawing>
      </w:r>
    </w:p>
    <w:p w14:paraId="37FC23E6" w14:textId="77777777" w:rsidR="00BD45E0" w:rsidRDefault="00BD45E0">
      <w:pPr>
        <w:spacing w:after="240"/>
        <w:rPr>
          <w:rFonts w:ascii="Calibri" w:eastAsia="Calibri" w:hAnsi="Calibri" w:cs="Calibri"/>
        </w:rPr>
      </w:pPr>
    </w:p>
    <w:p w14:paraId="5EFA0791" w14:textId="77777777" w:rsidR="00BD45E0" w:rsidRDefault="00000000">
      <w:pPr>
        <w:pStyle w:val="Heading2"/>
        <w:keepNext w:val="0"/>
        <w:keepLines w:val="0"/>
        <w:spacing w:before="0" w:after="0" w:line="240" w:lineRule="auto"/>
        <w:rPr>
          <w:rFonts w:ascii="Calibri" w:eastAsia="Calibri" w:hAnsi="Calibri" w:cs="Calibri"/>
          <w:b/>
          <w:sz w:val="36"/>
          <w:szCs w:val="36"/>
        </w:rPr>
      </w:pPr>
      <w:bookmarkStart w:id="61" w:name="_1ci93xb" w:colFirst="0" w:colLast="0"/>
      <w:bookmarkEnd w:id="61"/>
      <w:r>
        <w:rPr>
          <w:rFonts w:ascii="Calibri" w:eastAsia="Calibri" w:hAnsi="Calibri" w:cs="Calibri"/>
          <w:b/>
          <w:sz w:val="36"/>
          <w:szCs w:val="36"/>
        </w:rPr>
        <w:t>Epic4: Database Configuration</w:t>
      </w:r>
      <w:r>
        <w:rPr>
          <w:rFonts w:ascii="Calibri" w:eastAsia="Calibri" w:hAnsi="Calibri" w:cs="Calibri"/>
          <w:b/>
          <w:sz w:val="36"/>
          <w:szCs w:val="36"/>
        </w:rPr>
        <w:br/>
      </w:r>
    </w:p>
    <w:p w14:paraId="39013DC9" w14:textId="77777777" w:rsidR="00BD45E0" w:rsidRDefault="00000000">
      <w:pPr>
        <w:rPr>
          <w:rFonts w:ascii="Calibri" w:eastAsia="Calibri" w:hAnsi="Calibri" w:cs="Calibri"/>
          <w:b/>
        </w:rPr>
      </w:pPr>
      <w:r>
        <w:rPr>
          <w:rFonts w:ascii="Calibri" w:eastAsia="Calibri" w:hAnsi="Calibri" w:cs="Calibri"/>
          <w:b/>
        </w:rPr>
        <w:t xml:space="preserve">DB </w:t>
      </w:r>
      <w:proofErr w:type="gramStart"/>
      <w:r>
        <w:rPr>
          <w:rFonts w:ascii="Calibri" w:eastAsia="Calibri" w:hAnsi="Calibri" w:cs="Calibri"/>
          <w:b/>
        </w:rPr>
        <w:t>Connection:-</w:t>
      </w:r>
      <w:proofErr w:type="gramEnd"/>
    </w:p>
    <w:p w14:paraId="7FAC2860" w14:textId="77777777" w:rsidR="00BD45E0" w:rsidRDefault="00000000">
      <w:pPr>
        <w:rPr>
          <w:rFonts w:ascii="Calibri" w:eastAsia="Calibri" w:hAnsi="Calibri" w:cs="Calibri"/>
          <w:b/>
        </w:rPr>
      </w:pPr>
      <w:r>
        <w:rPr>
          <w:rFonts w:ascii="Calibri" w:eastAsia="Calibri" w:hAnsi="Calibri" w:cs="Calibri"/>
          <w:b/>
          <w:noProof/>
        </w:rPr>
        <w:drawing>
          <wp:inline distT="114300" distB="114300" distL="114300" distR="114300" wp14:anchorId="00F3B974" wp14:editId="211E39AF">
            <wp:extent cx="5943600" cy="30734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43600" cy="3073400"/>
                    </a:xfrm>
                    <a:prstGeom prst="rect">
                      <a:avLst/>
                    </a:prstGeom>
                    <a:ln/>
                  </pic:spPr>
                </pic:pic>
              </a:graphicData>
            </a:graphic>
          </wp:inline>
        </w:drawing>
      </w:r>
    </w:p>
    <w:p w14:paraId="0A95DB59" w14:textId="77777777" w:rsidR="00BD45E0" w:rsidRDefault="00000000">
      <w:pPr>
        <w:rPr>
          <w:rFonts w:ascii="Calibri" w:eastAsia="Calibri" w:hAnsi="Calibri" w:cs="Calibri"/>
          <w:b/>
          <w:sz w:val="26"/>
          <w:szCs w:val="26"/>
        </w:rPr>
      </w:pPr>
      <w:r>
        <w:rPr>
          <w:rFonts w:ascii="Calibri" w:eastAsia="Calibri" w:hAnsi="Calibri" w:cs="Calibri"/>
          <w:b/>
          <w:sz w:val="32"/>
          <w:szCs w:val="32"/>
        </w:rPr>
        <w:t xml:space="preserve">1. </w:t>
      </w:r>
      <w:r>
        <w:rPr>
          <w:rFonts w:ascii="Calibri" w:eastAsia="Calibri" w:hAnsi="Calibri" w:cs="Calibri"/>
          <w:b/>
          <w:sz w:val="26"/>
          <w:szCs w:val="26"/>
        </w:rPr>
        <w:t xml:space="preserve">Configure MongoDB: </w:t>
      </w:r>
    </w:p>
    <w:p w14:paraId="320C8B2C" w14:textId="77777777" w:rsidR="00BD45E0" w:rsidRDefault="00BD45E0">
      <w:pPr>
        <w:rPr>
          <w:rFonts w:ascii="Calibri" w:eastAsia="Calibri" w:hAnsi="Calibri" w:cs="Calibri"/>
          <w:b/>
          <w:sz w:val="30"/>
          <w:szCs w:val="30"/>
        </w:rPr>
      </w:pPr>
    </w:p>
    <w:p w14:paraId="2643E669" w14:textId="77777777" w:rsidR="00BD45E0" w:rsidRDefault="00000000">
      <w:pPr>
        <w:numPr>
          <w:ilvl w:val="0"/>
          <w:numId w:val="2"/>
        </w:numPr>
        <w:rPr>
          <w:rFonts w:ascii="Calibri" w:eastAsia="Calibri" w:hAnsi="Calibri" w:cs="Calibri"/>
          <w:sz w:val="26"/>
          <w:szCs w:val="26"/>
        </w:rPr>
      </w:pPr>
      <w:r>
        <w:rPr>
          <w:rFonts w:ascii="Calibri" w:eastAsia="Calibri" w:hAnsi="Calibri" w:cs="Calibri"/>
          <w:sz w:val="26"/>
          <w:szCs w:val="26"/>
        </w:rPr>
        <w:t>Install Mongoose.</w:t>
      </w:r>
    </w:p>
    <w:p w14:paraId="15EB124E" w14:textId="77777777" w:rsidR="00BD45E0"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7629EABD" w14:textId="77777777" w:rsidR="00BD45E0"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411F3B89" w14:textId="77777777" w:rsidR="00BD45E0" w:rsidRDefault="00000000">
      <w:pPr>
        <w:numPr>
          <w:ilvl w:val="0"/>
          <w:numId w:val="2"/>
        </w:numPr>
        <w:rPr>
          <w:rFonts w:ascii="Calibri" w:eastAsia="Calibri" w:hAnsi="Calibri" w:cs="Calibri"/>
          <w:sz w:val="26"/>
          <w:szCs w:val="26"/>
        </w:rPr>
      </w:pPr>
      <w:r>
        <w:rPr>
          <w:rFonts w:ascii="Calibri" w:eastAsia="Calibri" w:hAnsi="Calibri" w:cs="Calibri"/>
          <w:sz w:val="26"/>
          <w:szCs w:val="26"/>
        </w:rPr>
        <w:t xml:space="preserve">Create database connection. </w:t>
      </w:r>
    </w:p>
    <w:p w14:paraId="663BDFBE" w14:textId="77777777" w:rsidR="00BD45E0" w:rsidRDefault="00000000">
      <w:pPr>
        <w:numPr>
          <w:ilvl w:val="0"/>
          <w:numId w:val="2"/>
        </w:numPr>
        <w:rPr>
          <w:rFonts w:ascii="Calibri" w:eastAsia="Calibri" w:hAnsi="Calibri" w:cs="Calibri"/>
          <w:sz w:val="26"/>
          <w:szCs w:val="26"/>
        </w:rPr>
      </w:pPr>
      <w:r>
        <w:rPr>
          <w:rFonts w:ascii="Calibri" w:eastAsia="Calibri" w:hAnsi="Calibri" w:cs="Calibri"/>
          <w:sz w:val="26"/>
          <w:szCs w:val="26"/>
        </w:rPr>
        <w:t xml:space="preserve">Create Schemas &amp; Models. </w:t>
      </w:r>
    </w:p>
    <w:p w14:paraId="22036839" w14:textId="77777777" w:rsidR="00BD45E0" w:rsidRDefault="00BD45E0">
      <w:pPr>
        <w:spacing w:after="160" w:line="259" w:lineRule="auto"/>
        <w:jc w:val="both"/>
        <w:rPr>
          <w:rFonts w:ascii="Calibri" w:eastAsia="Calibri" w:hAnsi="Calibri" w:cs="Calibri"/>
          <w:sz w:val="24"/>
          <w:szCs w:val="24"/>
          <w:u w:val="single"/>
        </w:rPr>
      </w:pPr>
    </w:p>
    <w:p w14:paraId="77C21145" w14:textId="77777777" w:rsidR="00BD45E0" w:rsidRDefault="00000000">
      <w:pPr>
        <w:spacing w:after="160" w:line="259" w:lineRule="auto"/>
        <w:jc w:val="both"/>
        <w:rPr>
          <w:rFonts w:ascii="Calibri" w:eastAsia="Calibri" w:hAnsi="Calibri" w:cs="Calibri"/>
          <w:b/>
          <w:sz w:val="32"/>
          <w:szCs w:val="32"/>
        </w:rPr>
      </w:pPr>
      <w:r>
        <w:rPr>
          <w:rFonts w:ascii="Calibri" w:eastAsia="Calibri" w:hAnsi="Calibri" w:cs="Calibri"/>
          <w:b/>
          <w:sz w:val="32"/>
          <w:szCs w:val="32"/>
        </w:rPr>
        <w:t xml:space="preserve">Create Database connection: </w:t>
      </w:r>
    </w:p>
    <w:p w14:paraId="6B1D779B" w14:textId="77777777" w:rsidR="00BD45E0"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648252BE" w14:textId="77777777" w:rsidR="00BD45E0" w:rsidRDefault="00000000">
      <w:pPr>
        <w:pStyle w:val="Heading2"/>
        <w:keepNext w:val="0"/>
        <w:keepLines w:val="0"/>
        <w:spacing w:before="0" w:after="80"/>
        <w:rPr>
          <w:rFonts w:ascii="Calibri" w:eastAsia="Calibri" w:hAnsi="Calibri" w:cs="Calibri"/>
          <w:b/>
          <w:sz w:val="34"/>
          <w:szCs w:val="34"/>
        </w:rPr>
      </w:pPr>
      <w:bookmarkStart w:id="62" w:name="_3whwml4" w:colFirst="0" w:colLast="0"/>
      <w:bookmarkEnd w:id="62"/>
      <w:r>
        <w:rPr>
          <w:rFonts w:ascii="Calibri" w:eastAsia="Calibri" w:hAnsi="Calibri" w:cs="Calibri"/>
          <w:b/>
          <w:sz w:val="34"/>
          <w:szCs w:val="34"/>
        </w:rPr>
        <w:t>Mongoose Schema Definitions</w:t>
      </w:r>
    </w:p>
    <w:p w14:paraId="76AD3057" w14:textId="77777777" w:rsidR="00BD45E0" w:rsidRDefault="00000000">
      <w:pPr>
        <w:pStyle w:val="Heading3"/>
        <w:keepNext w:val="0"/>
        <w:keepLines w:val="0"/>
        <w:spacing w:before="0"/>
        <w:rPr>
          <w:rFonts w:ascii="Calibri" w:eastAsia="Calibri" w:hAnsi="Calibri" w:cs="Calibri"/>
          <w:b/>
          <w:color w:val="000000"/>
          <w:sz w:val="26"/>
          <w:szCs w:val="26"/>
        </w:rPr>
      </w:pPr>
      <w:bookmarkStart w:id="63" w:name="_2bn6wsx" w:colFirst="0" w:colLast="0"/>
      <w:bookmarkEnd w:id="63"/>
      <w:r>
        <w:rPr>
          <w:rFonts w:ascii="Calibri" w:eastAsia="Calibri" w:hAnsi="Calibri" w:cs="Calibri"/>
          <w:b/>
          <w:color w:val="000000"/>
          <w:sz w:val="26"/>
          <w:szCs w:val="26"/>
        </w:rPr>
        <w:t>1. Identity Resource Document Schema (</w:t>
      </w:r>
      <w:r>
        <w:rPr>
          <w:rFonts w:ascii="Calibri" w:eastAsia="Calibri" w:hAnsi="Calibri" w:cs="Calibri"/>
          <w:b/>
          <w:color w:val="188038"/>
          <w:sz w:val="26"/>
          <w:szCs w:val="26"/>
        </w:rPr>
        <w:t>schemas/userModel.js</w:t>
      </w:r>
      <w:r>
        <w:rPr>
          <w:rFonts w:ascii="Calibri" w:eastAsia="Calibri" w:hAnsi="Calibri" w:cs="Calibri"/>
          <w:b/>
          <w:color w:val="000000"/>
          <w:sz w:val="26"/>
          <w:szCs w:val="26"/>
        </w:rPr>
        <w:t>)</w:t>
      </w:r>
    </w:p>
    <w:p w14:paraId="6D247A54" w14:textId="77777777" w:rsidR="00BD45E0"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2B75EB1E" w14:textId="77777777" w:rsidR="00BD45E0"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1F97BE4D" wp14:editId="1B6C5925">
            <wp:extent cx="6267450" cy="42957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267450" cy="4295775"/>
                    </a:xfrm>
                    <a:prstGeom prst="rect">
                      <a:avLst/>
                    </a:prstGeom>
                    <a:ln/>
                  </pic:spPr>
                </pic:pic>
              </a:graphicData>
            </a:graphic>
          </wp:inline>
        </w:drawing>
      </w:r>
    </w:p>
    <w:p w14:paraId="65C9A873" w14:textId="77777777" w:rsidR="00BD45E0" w:rsidRDefault="00000000">
      <w:pPr>
        <w:pStyle w:val="Heading2"/>
        <w:spacing w:after="80"/>
        <w:rPr>
          <w:b/>
        </w:rPr>
      </w:pPr>
      <w:bookmarkStart w:id="64" w:name="_qsh70q" w:colFirst="0" w:colLast="0"/>
      <w:bookmarkEnd w:id="64"/>
      <w:r>
        <w:br/>
      </w:r>
      <w:r>
        <w:rPr>
          <w:b/>
        </w:rPr>
        <w:t>Epic 5: Project Executions:</w:t>
      </w:r>
    </w:p>
    <w:p w14:paraId="045039B8" w14:textId="77777777" w:rsidR="00BD45E0"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14C2F793" w14:textId="77777777" w:rsidR="00BD45E0" w:rsidRDefault="00BD45E0">
      <w:pPr>
        <w:spacing w:line="240" w:lineRule="auto"/>
        <w:rPr>
          <w:rFonts w:ascii="Calibri" w:eastAsia="Calibri" w:hAnsi="Calibri" w:cs="Calibri"/>
          <w:sz w:val="24"/>
          <w:szCs w:val="24"/>
        </w:rPr>
      </w:pPr>
    </w:p>
    <w:p w14:paraId="16A090EE" w14:textId="77777777" w:rsidR="00BD45E0"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28E4BBBA" w14:textId="77777777" w:rsidR="00BD45E0" w:rsidRDefault="00000000">
      <w:pPr>
        <w:spacing w:line="240" w:lineRule="auto"/>
        <w:ind w:firstLine="600"/>
        <w:rPr>
          <w:rFonts w:ascii="Calibri" w:eastAsia="Calibri" w:hAnsi="Calibri" w:cs="Calibri"/>
          <w:b/>
          <w:sz w:val="28"/>
          <w:szCs w:val="28"/>
        </w:rPr>
      </w:pPr>
      <w:r>
        <w:rPr>
          <w:rFonts w:ascii="Calibri" w:eastAsia="Calibri" w:hAnsi="Calibri" w:cs="Calibri"/>
          <w:b/>
          <w:sz w:val="24"/>
          <w:szCs w:val="24"/>
        </w:rPr>
        <w:t>“</w:t>
      </w:r>
      <w:proofErr w:type="spellStart"/>
      <w:proofErr w:type="gramStart"/>
      <w:r>
        <w:rPr>
          <w:rFonts w:ascii="Calibri" w:eastAsia="Calibri" w:hAnsi="Calibri" w:cs="Calibri"/>
          <w:b/>
          <w:sz w:val="24"/>
          <w:szCs w:val="24"/>
        </w:rPr>
        <w:t>npm</w:t>
      </w:r>
      <w:proofErr w:type="spellEnd"/>
      <w:proofErr w:type="gramEnd"/>
      <w:r>
        <w:rPr>
          <w:rFonts w:ascii="Calibri" w:eastAsia="Calibri" w:hAnsi="Calibri" w:cs="Calibri"/>
          <w:b/>
          <w:sz w:val="24"/>
          <w:szCs w:val="24"/>
        </w:rPr>
        <w:t xml:space="preserve"> start”</w:t>
      </w:r>
    </w:p>
    <w:p w14:paraId="6A028A10" w14:textId="77777777" w:rsidR="00BD45E0" w:rsidRDefault="00BD45E0">
      <w:pPr>
        <w:spacing w:line="240" w:lineRule="auto"/>
        <w:rPr>
          <w:rFonts w:ascii="Calibri" w:eastAsia="Calibri" w:hAnsi="Calibri" w:cs="Calibri"/>
          <w:b/>
          <w:sz w:val="28"/>
          <w:szCs w:val="28"/>
        </w:rPr>
      </w:pPr>
    </w:p>
    <w:p w14:paraId="7E776A31" w14:textId="77777777" w:rsidR="00BD45E0" w:rsidRDefault="00000000">
      <w:pPr>
        <w:spacing w:line="240" w:lineRule="auto"/>
        <w:rPr>
          <w:rFonts w:ascii="Calibri" w:eastAsia="Calibri" w:hAnsi="Calibri" w:cs="Calibri"/>
          <w:b/>
          <w:sz w:val="28"/>
          <w:szCs w:val="28"/>
        </w:rPr>
      </w:pPr>
      <w:r>
        <w:rPr>
          <w:rFonts w:ascii="Calibri" w:eastAsia="Calibri" w:hAnsi="Calibri" w:cs="Calibri"/>
          <w:b/>
          <w:sz w:val="28"/>
          <w:szCs w:val="28"/>
        </w:rPr>
        <w:t xml:space="preserve">API Testing  </w:t>
      </w:r>
      <w:r>
        <w:rPr>
          <w:rFonts w:ascii="Calibri" w:eastAsia="Calibri" w:hAnsi="Calibri" w:cs="Calibri"/>
          <w:b/>
          <w:sz w:val="28"/>
          <w:szCs w:val="28"/>
        </w:rPr>
        <w:br/>
      </w:r>
    </w:p>
    <w:p w14:paraId="4631C699" w14:textId="77777777" w:rsidR="00BD45E0" w:rsidRDefault="00000000">
      <w:pPr>
        <w:spacing w:line="240" w:lineRule="auto"/>
        <w:rPr>
          <w:rFonts w:ascii="Calibri" w:eastAsia="Calibri" w:hAnsi="Calibri" w:cs="Calibri"/>
          <w:b/>
          <w:sz w:val="28"/>
          <w:szCs w:val="28"/>
        </w:rPr>
      </w:pPr>
      <w:r>
        <w:rPr>
          <w:rFonts w:ascii="Calibri" w:eastAsia="Calibri" w:hAnsi="Calibri" w:cs="Calibri"/>
          <w:b/>
          <w:sz w:val="28"/>
          <w:szCs w:val="28"/>
        </w:rPr>
        <w:lastRenderedPageBreak/>
        <w:t xml:space="preserve">User </w:t>
      </w:r>
      <w:proofErr w:type="gramStart"/>
      <w:r>
        <w:rPr>
          <w:rFonts w:ascii="Calibri" w:eastAsia="Calibri" w:hAnsi="Calibri" w:cs="Calibri"/>
          <w:b/>
          <w:sz w:val="28"/>
          <w:szCs w:val="28"/>
        </w:rPr>
        <w:t>Registration :</w:t>
      </w:r>
      <w:proofErr w:type="gramEnd"/>
      <w:r>
        <w:rPr>
          <w:rFonts w:ascii="Calibri" w:eastAsia="Calibri" w:hAnsi="Calibri" w:cs="Calibri"/>
          <w:b/>
          <w:noProof/>
          <w:sz w:val="28"/>
          <w:szCs w:val="28"/>
        </w:rPr>
        <w:drawing>
          <wp:inline distT="114300" distB="114300" distL="114300" distR="114300" wp14:anchorId="26A48F03" wp14:editId="120F2884">
            <wp:extent cx="5943600" cy="23749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43600" cy="2374900"/>
                    </a:xfrm>
                    <a:prstGeom prst="rect">
                      <a:avLst/>
                    </a:prstGeom>
                    <a:ln/>
                  </pic:spPr>
                </pic:pic>
              </a:graphicData>
            </a:graphic>
          </wp:inline>
        </w:drawing>
      </w:r>
    </w:p>
    <w:p w14:paraId="7E9CAB87" w14:textId="77777777" w:rsidR="00BD45E0" w:rsidRDefault="00000000">
      <w:pPr>
        <w:spacing w:line="240" w:lineRule="auto"/>
        <w:rPr>
          <w:rFonts w:ascii="Calibri" w:eastAsia="Calibri" w:hAnsi="Calibri" w:cs="Calibri"/>
          <w:b/>
          <w:sz w:val="28"/>
          <w:szCs w:val="28"/>
        </w:rPr>
      </w:pPr>
      <w:r>
        <w:rPr>
          <w:rFonts w:ascii="Calibri" w:eastAsia="Calibri" w:hAnsi="Calibri" w:cs="Calibri"/>
          <w:b/>
          <w:sz w:val="28"/>
          <w:szCs w:val="28"/>
        </w:rPr>
        <w:t>User Login:</w:t>
      </w:r>
      <w:r>
        <w:rPr>
          <w:rFonts w:ascii="Calibri" w:eastAsia="Calibri" w:hAnsi="Calibri" w:cs="Calibri"/>
          <w:b/>
          <w:sz w:val="28"/>
          <w:szCs w:val="28"/>
        </w:rPr>
        <w:br/>
      </w:r>
      <w:r>
        <w:rPr>
          <w:rFonts w:ascii="Calibri" w:eastAsia="Calibri" w:hAnsi="Calibri" w:cs="Calibri"/>
          <w:b/>
          <w:sz w:val="28"/>
          <w:szCs w:val="28"/>
        </w:rPr>
        <w:br/>
      </w:r>
      <w:r>
        <w:rPr>
          <w:rFonts w:ascii="Calibri" w:eastAsia="Calibri" w:hAnsi="Calibri" w:cs="Calibri"/>
          <w:b/>
          <w:noProof/>
          <w:sz w:val="28"/>
          <w:szCs w:val="28"/>
        </w:rPr>
        <w:drawing>
          <wp:inline distT="114300" distB="114300" distL="114300" distR="114300" wp14:anchorId="6A92178B" wp14:editId="019E31EA">
            <wp:extent cx="5943600" cy="25781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2578100"/>
                    </a:xfrm>
                    <a:prstGeom prst="rect">
                      <a:avLst/>
                    </a:prstGeom>
                    <a:ln/>
                  </pic:spPr>
                </pic:pic>
              </a:graphicData>
            </a:graphic>
          </wp:inline>
        </w:drawing>
      </w:r>
    </w:p>
    <w:p w14:paraId="5B6D52FA" w14:textId="77777777" w:rsidR="00BD45E0" w:rsidRDefault="00000000">
      <w:pPr>
        <w:spacing w:line="240" w:lineRule="auto"/>
        <w:rPr>
          <w:rFonts w:ascii="Calibri" w:eastAsia="Calibri" w:hAnsi="Calibri" w:cs="Calibri"/>
          <w:b/>
          <w:sz w:val="28"/>
          <w:szCs w:val="28"/>
        </w:rPr>
      </w:pPr>
      <w:r>
        <w:rPr>
          <w:rFonts w:ascii="Calibri" w:eastAsia="Calibri" w:hAnsi="Calibri" w:cs="Calibri"/>
          <w:b/>
          <w:sz w:val="28"/>
          <w:szCs w:val="28"/>
        </w:rPr>
        <w:lastRenderedPageBreak/>
        <w:t xml:space="preserve">Create </w:t>
      </w:r>
      <w:proofErr w:type="gramStart"/>
      <w:r>
        <w:rPr>
          <w:rFonts w:ascii="Calibri" w:eastAsia="Calibri" w:hAnsi="Calibri" w:cs="Calibri"/>
          <w:b/>
          <w:sz w:val="28"/>
          <w:szCs w:val="28"/>
        </w:rPr>
        <w:t>Blogs :</w:t>
      </w:r>
      <w:proofErr w:type="gramEnd"/>
      <w:r>
        <w:rPr>
          <w:rFonts w:ascii="Calibri" w:eastAsia="Calibri" w:hAnsi="Calibri" w:cs="Calibri"/>
          <w:b/>
          <w:sz w:val="28"/>
          <w:szCs w:val="28"/>
        </w:rPr>
        <w:t xml:space="preserve"> </w:t>
      </w:r>
      <w:r>
        <w:rPr>
          <w:rFonts w:ascii="Calibri" w:eastAsia="Calibri" w:hAnsi="Calibri" w:cs="Calibri"/>
          <w:b/>
          <w:sz w:val="28"/>
          <w:szCs w:val="28"/>
        </w:rPr>
        <w:br/>
      </w:r>
      <w:r>
        <w:rPr>
          <w:rFonts w:ascii="Calibri" w:eastAsia="Calibri" w:hAnsi="Calibri" w:cs="Calibri"/>
          <w:b/>
          <w:noProof/>
          <w:sz w:val="28"/>
          <w:szCs w:val="28"/>
        </w:rPr>
        <w:drawing>
          <wp:inline distT="114300" distB="114300" distL="114300" distR="114300" wp14:anchorId="2CED83EC" wp14:editId="2EEACB21">
            <wp:extent cx="5943600" cy="26543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2654300"/>
                    </a:xfrm>
                    <a:prstGeom prst="rect">
                      <a:avLst/>
                    </a:prstGeom>
                    <a:ln/>
                  </pic:spPr>
                </pic:pic>
              </a:graphicData>
            </a:graphic>
          </wp:inline>
        </w:drawing>
      </w:r>
    </w:p>
    <w:p w14:paraId="0C152142" w14:textId="77777777" w:rsidR="00BD45E0" w:rsidRDefault="00000000">
      <w:pPr>
        <w:spacing w:line="240" w:lineRule="auto"/>
        <w:rPr>
          <w:rFonts w:ascii="Calibri" w:eastAsia="Calibri" w:hAnsi="Calibri" w:cs="Calibri"/>
          <w:b/>
          <w:sz w:val="28"/>
          <w:szCs w:val="28"/>
        </w:rPr>
      </w:pPr>
      <w:r>
        <w:rPr>
          <w:rFonts w:ascii="Calibri" w:eastAsia="Calibri" w:hAnsi="Calibri" w:cs="Calibri"/>
          <w:b/>
          <w:sz w:val="28"/>
          <w:szCs w:val="28"/>
        </w:rPr>
        <w:t xml:space="preserve">Fetch </w:t>
      </w:r>
      <w:proofErr w:type="gramStart"/>
      <w:r>
        <w:rPr>
          <w:rFonts w:ascii="Calibri" w:eastAsia="Calibri" w:hAnsi="Calibri" w:cs="Calibri"/>
          <w:b/>
          <w:sz w:val="28"/>
          <w:szCs w:val="28"/>
        </w:rPr>
        <w:t>Blogs :</w:t>
      </w:r>
      <w:proofErr w:type="gramEnd"/>
      <w:r>
        <w:rPr>
          <w:rFonts w:ascii="Calibri" w:eastAsia="Calibri" w:hAnsi="Calibri" w:cs="Calibri"/>
          <w:b/>
          <w:sz w:val="28"/>
          <w:szCs w:val="28"/>
        </w:rPr>
        <w:t xml:space="preserve"> </w:t>
      </w:r>
      <w:r>
        <w:rPr>
          <w:rFonts w:ascii="Calibri" w:eastAsia="Calibri" w:hAnsi="Calibri" w:cs="Calibri"/>
          <w:b/>
          <w:noProof/>
          <w:sz w:val="28"/>
          <w:szCs w:val="28"/>
        </w:rPr>
        <w:drawing>
          <wp:inline distT="114300" distB="114300" distL="114300" distR="114300" wp14:anchorId="007F8087" wp14:editId="36727A78">
            <wp:extent cx="5943600" cy="26924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sz w:val="28"/>
          <w:szCs w:val="28"/>
        </w:rPr>
        <w:br/>
      </w:r>
    </w:p>
    <w:p w14:paraId="21A98BB0" w14:textId="77777777" w:rsidR="00BD45E0" w:rsidRDefault="00BD45E0">
      <w:pPr>
        <w:spacing w:line="240" w:lineRule="auto"/>
        <w:rPr>
          <w:rFonts w:ascii="Calibri" w:eastAsia="Calibri" w:hAnsi="Calibri" w:cs="Calibri"/>
          <w:b/>
          <w:sz w:val="28"/>
          <w:szCs w:val="28"/>
        </w:rPr>
      </w:pPr>
    </w:p>
    <w:p w14:paraId="0060A6F3" w14:textId="77777777" w:rsidR="00BD45E0" w:rsidRDefault="00BD45E0">
      <w:pPr>
        <w:spacing w:line="240" w:lineRule="auto"/>
        <w:rPr>
          <w:rFonts w:ascii="Calibri" w:eastAsia="Calibri" w:hAnsi="Calibri" w:cs="Calibri"/>
          <w:b/>
          <w:sz w:val="28"/>
          <w:szCs w:val="28"/>
        </w:rPr>
      </w:pPr>
    </w:p>
    <w:p w14:paraId="16F15ABF" w14:textId="77777777" w:rsidR="00BD45E0" w:rsidRDefault="00BD45E0">
      <w:pPr>
        <w:spacing w:line="240" w:lineRule="auto"/>
        <w:rPr>
          <w:rFonts w:ascii="Calibri" w:eastAsia="Calibri" w:hAnsi="Calibri" w:cs="Calibri"/>
          <w:b/>
          <w:sz w:val="28"/>
          <w:szCs w:val="28"/>
        </w:rPr>
      </w:pPr>
    </w:p>
    <w:p w14:paraId="44331A25" w14:textId="77777777" w:rsidR="00BD45E0" w:rsidRDefault="00BD45E0">
      <w:pPr>
        <w:spacing w:line="240" w:lineRule="auto"/>
        <w:rPr>
          <w:rFonts w:ascii="Calibri" w:eastAsia="Calibri" w:hAnsi="Calibri" w:cs="Calibri"/>
          <w:b/>
          <w:sz w:val="28"/>
          <w:szCs w:val="28"/>
        </w:rPr>
      </w:pPr>
    </w:p>
    <w:p w14:paraId="777ECD98" w14:textId="77777777" w:rsidR="00BD45E0" w:rsidRDefault="00BD45E0">
      <w:pPr>
        <w:spacing w:line="240" w:lineRule="auto"/>
        <w:rPr>
          <w:rFonts w:ascii="Calibri" w:eastAsia="Calibri" w:hAnsi="Calibri" w:cs="Calibri"/>
          <w:b/>
          <w:sz w:val="28"/>
          <w:szCs w:val="28"/>
        </w:rPr>
      </w:pPr>
    </w:p>
    <w:p w14:paraId="56A22F90" w14:textId="77777777" w:rsidR="00BD45E0" w:rsidRDefault="00BD45E0">
      <w:pPr>
        <w:spacing w:line="240" w:lineRule="auto"/>
        <w:rPr>
          <w:rFonts w:ascii="Calibri" w:eastAsia="Calibri" w:hAnsi="Calibri" w:cs="Calibri"/>
          <w:b/>
          <w:sz w:val="28"/>
          <w:szCs w:val="28"/>
        </w:rPr>
      </w:pPr>
    </w:p>
    <w:p w14:paraId="27077E28" w14:textId="77777777" w:rsidR="00BD45E0" w:rsidRDefault="00BD45E0">
      <w:pPr>
        <w:spacing w:line="240" w:lineRule="auto"/>
        <w:rPr>
          <w:rFonts w:ascii="Calibri" w:eastAsia="Calibri" w:hAnsi="Calibri" w:cs="Calibri"/>
          <w:b/>
          <w:sz w:val="28"/>
          <w:szCs w:val="28"/>
        </w:rPr>
      </w:pPr>
    </w:p>
    <w:p w14:paraId="657F8C03" w14:textId="77777777" w:rsidR="00BD45E0" w:rsidRDefault="00BD45E0">
      <w:pPr>
        <w:spacing w:line="240" w:lineRule="auto"/>
        <w:rPr>
          <w:rFonts w:ascii="Calibri" w:eastAsia="Calibri" w:hAnsi="Calibri" w:cs="Calibri"/>
          <w:b/>
          <w:sz w:val="28"/>
          <w:szCs w:val="28"/>
        </w:rPr>
      </w:pPr>
    </w:p>
    <w:p w14:paraId="692B33DE" w14:textId="77777777" w:rsidR="00BD45E0" w:rsidRDefault="00BD45E0">
      <w:pPr>
        <w:spacing w:line="240" w:lineRule="auto"/>
        <w:rPr>
          <w:rFonts w:ascii="Calibri" w:eastAsia="Calibri" w:hAnsi="Calibri" w:cs="Calibri"/>
          <w:b/>
          <w:sz w:val="28"/>
          <w:szCs w:val="28"/>
        </w:rPr>
      </w:pPr>
    </w:p>
    <w:p w14:paraId="3971B140" w14:textId="77777777" w:rsidR="00BD45E0" w:rsidRDefault="00000000">
      <w:pPr>
        <w:spacing w:line="240" w:lineRule="auto"/>
        <w:rPr>
          <w:rFonts w:ascii="Calibri" w:eastAsia="Calibri" w:hAnsi="Calibri" w:cs="Calibri"/>
          <w:b/>
          <w:sz w:val="28"/>
          <w:szCs w:val="28"/>
        </w:rPr>
      </w:pPr>
      <w:r>
        <w:rPr>
          <w:rFonts w:ascii="Calibri" w:eastAsia="Calibri" w:hAnsi="Calibri" w:cs="Calibri"/>
          <w:b/>
          <w:sz w:val="28"/>
          <w:szCs w:val="28"/>
        </w:rPr>
        <w:t xml:space="preserve">Generate AI </w:t>
      </w:r>
      <w:proofErr w:type="gramStart"/>
      <w:r>
        <w:rPr>
          <w:rFonts w:ascii="Calibri" w:eastAsia="Calibri" w:hAnsi="Calibri" w:cs="Calibri"/>
          <w:b/>
          <w:sz w:val="28"/>
          <w:szCs w:val="28"/>
        </w:rPr>
        <w:t>blogs :</w:t>
      </w:r>
      <w:proofErr w:type="gramEnd"/>
      <w:r>
        <w:rPr>
          <w:rFonts w:ascii="Calibri" w:eastAsia="Calibri" w:hAnsi="Calibri" w:cs="Calibri"/>
          <w:b/>
          <w:sz w:val="28"/>
          <w:szCs w:val="28"/>
        </w:rPr>
        <w:t xml:space="preserve"> </w:t>
      </w:r>
    </w:p>
    <w:p w14:paraId="59A9C9C7" w14:textId="77777777" w:rsidR="00BD45E0" w:rsidRDefault="00000000">
      <w:r>
        <w:rPr>
          <w:noProof/>
        </w:rPr>
        <w:lastRenderedPageBreak/>
        <w:drawing>
          <wp:inline distT="114300" distB="114300" distL="114300" distR="114300" wp14:anchorId="60D1315C" wp14:editId="545F895C">
            <wp:extent cx="5943600" cy="26289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43600" cy="2628900"/>
                    </a:xfrm>
                    <a:prstGeom prst="rect">
                      <a:avLst/>
                    </a:prstGeom>
                    <a:ln/>
                  </pic:spPr>
                </pic:pic>
              </a:graphicData>
            </a:graphic>
          </wp:inline>
        </w:drawing>
      </w:r>
      <w:r>
        <w:br/>
      </w:r>
      <w:r>
        <w:rPr>
          <w:b/>
          <w:sz w:val="26"/>
          <w:szCs w:val="26"/>
        </w:rPr>
        <w:t xml:space="preserve">Summarize </w:t>
      </w:r>
      <w:proofErr w:type="gramStart"/>
      <w:r>
        <w:rPr>
          <w:b/>
          <w:sz w:val="26"/>
          <w:szCs w:val="26"/>
        </w:rPr>
        <w:t>Blogs :</w:t>
      </w:r>
      <w:proofErr w:type="gramEnd"/>
      <w:r>
        <w:rPr>
          <w:b/>
          <w:sz w:val="26"/>
          <w:szCs w:val="26"/>
        </w:rPr>
        <w:t xml:space="preserve"> </w:t>
      </w:r>
      <w:r>
        <w:rPr>
          <w:b/>
          <w:sz w:val="26"/>
          <w:szCs w:val="26"/>
        </w:rPr>
        <w:br/>
      </w:r>
      <w:r>
        <w:rPr>
          <w:noProof/>
        </w:rPr>
        <w:drawing>
          <wp:inline distT="114300" distB="114300" distL="114300" distR="114300" wp14:anchorId="702580AF" wp14:editId="69C6B9D9">
            <wp:extent cx="5943600" cy="23876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943600" cy="2387600"/>
                    </a:xfrm>
                    <a:prstGeom prst="rect">
                      <a:avLst/>
                    </a:prstGeom>
                    <a:ln/>
                  </pic:spPr>
                </pic:pic>
              </a:graphicData>
            </a:graphic>
          </wp:inline>
        </w:drawing>
      </w:r>
      <w:r>
        <w:br/>
      </w:r>
    </w:p>
    <w:p w14:paraId="61AEB5DA" w14:textId="77777777" w:rsidR="00BD45E0" w:rsidRDefault="00000000">
      <w:r>
        <w:rPr>
          <w:b/>
        </w:rPr>
        <w:t xml:space="preserve">Demo </w:t>
      </w:r>
      <w:proofErr w:type="gramStart"/>
      <w:r>
        <w:rPr>
          <w:b/>
        </w:rPr>
        <w:t>Video :</w:t>
      </w:r>
      <w:proofErr w:type="gramEnd"/>
      <w:r>
        <w:fldChar w:fldCharType="begin"/>
      </w:r>
      <w:r>
        <w:instrText>HYPERLINK "https://drive.google.com/drive/folders/1npyGtRjLGZtjm6-03dbNGqCpstw_St_u?usp=sharing" \h</w:instrText>
      </w:r>
      <w:r>
        <w:fldChar w:fldCharType="separate"/>
      </w:r>
      <w:r>
        <w:rPr>
          <w:color w:val="0000EE"/>
          <w:u w:val="single"/>
        </w:rPr>
        <w:t>Demo Videos</w:t>
      </w:r>
      <w:r>
        <w:fldChar w:fldCharType="end"/>
      </w:r>
      <w:r>
        <w:br/>
      </w:r>
      <w:r>
        <w:rPr>
          <w:b/>
        </w:rPr>
        <w:t xml:space="preserve">API </w:t>
      </w:r>
      <w:proofErr w:type="gramStart"/>
      <w:r>
        <w:rPr>
          <w:b/>
        </w:rPr>
        <w:t>Testing :</w:t>
      </w:r>
      <w:proofErr w:type="gramEnd"/>
      <w:r>
        <w:rPr>
          <w:b/>
        </w:rPr>
        <w:t xml:space="preserve"> </w:t>
      </w:r>
      <w:hyperlink r:id="rId22">
        <w:r>
          <w:rPr>
            <w:b/>
            <w:color w:val="1155CC"/>
            <w:u w:val="single"/>
          </w:rPr>
          <w:t>API testing Video</w:t>
        </w:r>
      </w:hyperlink>
      <w:r>
        <w:br/>
      </w:r>
      <w:proofErr w:type="spellStart"/>
      <w:r>
        <w:rPr>
          <w:b/>
        </w:rPr>
        <w:t>CodeDrive:</w:t>
      </w:r>
      <w:hyperlink r:id="rId23">
        <w:r>
          <w:rPr>
            <w:color w:val="0000EE"/>
            <w:u w:val="single"/>
          </w:rPr>
          <w:t>Code</w:t>
        </w:r>
        <w:proofErr w:type="spellEnd"/>
      </w:hyperlink>
      <w:r>
        <w:t xml:space="preserve"> </w:t>
      </w:r>
    </w:p>
    <w:sectPr w:rsidR="00BD45E0">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C422B" w14:textId="77777777" w:rsidR="00BC131D" w:rsidRDefault="00BC131D">
      <w:pPr>
        <w:spacing w:line="240" w:lineRule="auto"/>
      </w:pPr>
      <w:r>
        <w:separator/>
      </w:r>
    </w:p>
  </w:endnote>
  <w:endnote w:type="continuationSeparator" w:id="0">
    <w:p w14:paraId="70458C92" w14:textId="77777777" w:rsidR="00BC131D" w:rsidRDefault="00BC13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BAFE1" w14:textId="77777777" w:rsidR="00BC131D" w:rsidRDefault="00BC131D">
      <w:pPr>
        <w:spacing w:line="240" w:lineRule="auto"/>
      </w:pPr>
      <w:r>
        <w:separator/>
      </w:r>
    </w:p>
  </w:footnote>
  <w:footnote w:type="continuationSeparator" w:id="0">
    <w:p w14:paraId="51661297" w14:textId="77777777" w:rsidR="00BC131D" w:rsidRDefault="00BC13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BB77" w14:textId="77777777" w:rsidR="00BD45E0" w:rsidRDefault="00BD45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013"/>
    <w:multiLevelType w:val="multilevel"/>
    <w:tmpl w:val="A3EE61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546875"/>
    <w:multiLevelType w:val="multilevel"/>
    <w:tmpl w:val="31CCD6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9563B5"/>
    <w:multiLevelType w:val="multilevel"/>
    <w:tmpl w:val="E38E41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F248C4"/>
    <w:multiLevelType w:val="multilevel"/>
    <w:tmpl w:val="A11AFB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B94F18"/>
    <w:multiLevelType w:val="multilevel"/>
    <w:tmpl w:val="FD5EB2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E240EF"/>
    <w:multiLevelType w:val="multilevel"/>
    <w:tmpl w:val="8CC836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E84131"/>
    <w:multiLevelType w:val="multilevel"/>
    <w:tmpl w:val="7218A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0517B9"/>
    <w:multiLevelType w:val="multilevel"/>
    <w:tmpl w:val="771C08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1F42AC9"/>
    <w:multiLevelType w:val="multilevel"/>
    <w:tmpl w:val="2C30881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71AE6"/>
    <w:multiLevelType w:val="multilevel"/>
    <w:tmpl w:val="2F02E75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CF21BC"/>
    <w:multiLevelType w:val="multilevel"/>
    <w:tmpl w:val="D65C0C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3A6C47"/>
    <w:multiLevelType w:val="multilevel"/>
    <w:tmpl w:val="5650BF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5828253">
    <w:abstractNumId w:val="5"/>
  </w:num>
  <w:num w:numId="2" w16cid:durableId="1046031249">
    <w:abstractNumId w:val="2"/>
  </w:num>
  <w:num w:numId="3" w16cid:durableId="1320648219">
    <w:abstractNumId w:val="10"/>
  </w:num>
  <w:num w:numId="4" w16cid:durableId="606011603">
    <w:abstractNumId w:val="8"/>
  </w:num>
  <w:num w:numId="5" w16cid:durableId="1576889093">
    <w:abstractNumId w:val="7"/>
  </w:num>
  <w:num w:numId="6" w16cid:durableId="467093140">
    <w:abstractNumId w:val="4"/>
  </w:num>
  <w:num w:numId="7" w16cid:durableId="21903489">
    <w:abstractNumId w:val="9"/>
  </w:num>
  <w:num w:numId="8" w16cid:durableId="1690254552">
    <w:abstractNumId w:val="1"/>
  </w:num>
  <w:num w:numId="9" w16cid:durableId="11616345">
    <w:abstractNumId w:val="6"/>
  </w:num>
  <w:num w:numId="10" w16cid:durableId="479614776">
    <w:abstractNumId w:val="3"/>
  </w:num>
  <w:num w:numId="11" w16cid:durableId="93206009">
    <w:abstractNumId w:val="0"/>
  </w:num>
  <w:num w:numId="12" w16cid:durableId="20258639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5E0"/>
    <w:rsid w:val="00535A29"/>
    <w:rsid w:val="00962F67"/>
    <w:rsid w:val="00BC131D"/>
    <w:rsid w:val="00BD4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26B1"/>
  <w15:docId w15:val="{F8F2C264-9CDB-454E-8B1D-4C734927A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rive.google.com/drive/folders/1S69VGxkcmkrsPhfJ6CE9af4Nf9WVnLsj?usp=sharing"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mfPIZq0dpU1TAvZk6_Te9StsQXBBDaow/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1697</Words>
  <Characters>9677</Characters>
  <Application>Microsoft Office Word</Application>
  <DocSecurity>0</DocSecurity>
  <Lines>80</Lines>
  <Paragraphs>22</Paragraphs>
  <ScaleCrop>false</ScaleCrop>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Prawin Palani</dc:creator>
  <cp:lastModifiedBy>Prawin Palani</cp:lastModifiedBy>
  <cp:revision>2</cp:revision>
  <dcterms:created xsi:type="dcterms:W3CDTF">2026-09-25T04:49:00Z</dcterms:created>
  <dcterms:modified xsi:type="dcterms:W3CDTF">2026-09-25T04:49:00Z</dcterms:modified>
</cp:coreProperties>
</file>